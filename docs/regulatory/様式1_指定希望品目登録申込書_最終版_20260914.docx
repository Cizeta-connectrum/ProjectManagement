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3B5C4" w14:textId="5DC75502" w:rsidR="00C3542D" w:rsidRPr="003D5882" w:rsidRDefault="00A45160" w:rsidP="007B6CBA">
      <w:pPr>
        <w:jc w:val="right"/>
        <w:rPr>
          <w:rFonts w:asciiTheme="minorEastAsia" w:hAnsiTheme="minorEastAsia"/>
          <w:lang w:eastAsia="ja-JP"/>
        </w:rPr>
      </w:pPr>
      <w:r>
        <w:rPr>
          <w:rFonts w:ascii="ＭＳ 明朝" w:hAnsi="ＭＳ 明朝" w:hint="eastAsia"/>
          <w:sz w:val="24"/>
          <w:szCs w:val="24"/>
          <w:lang w:eastAsia="ja-JP"/>
        </w:rPr>
        <w:t xml:space="preserve">　</w:t>
      </w:r>
      <w:r w:rsidRPr="003D5882">
        <w:rPr>
          <w:rFonts w:ascii="ＭＳ 明朝" w:hAnsi="ＭＳ 明朝" w:hint="eastAsia"/>
          <w:sz w:val="24"/>
          <w:szCs w:val="24"/>
          <w:lang w:eastAsia="ja-JP"/>
        </w:rPr>
        <w:t xml:space="preserve">　</w:t>
      </w:r>
      <w:r w:rsidR="00C3542D" w:rsidRPr="003D5882">
        <w:rPr>
          <w:rFonts w:asciiTheme="minorEastAsia" w:hAnsiTheme="minorEastAsia" w:hint="eastAsia"/>
          <w:lang w:eastAsia="ja-JP"/>
        </w:rPr>
        <w:t>様式１</w:t>
      </w:r>
    </w:p>
    <w:p w14:paraId="12ABF879" w14:textId="77777777" w:rsidR="00C3542D" w:rsidRPr="003D5882" w:rsidRDefault="00C3542D" w:rsidP="00C3542D">
      <w:pPr>
        <w:jc w:val="center"/>
        <w:rPr>
          <w:rFonts w:asciiTheme="minorEastAsia" w:hAnsiTheme="minorEastAsia"/>
          <w:lang w:eastAsia="ja-JP"/>
        </w:rPr>
      </w:pPr>
    </w:p>
    <w:p w14:paraId="1911018A" w14:textId="336B4631" w:rsidR="00C3542D" w:rsidRPr="003D5882" w:rsidRDefault="0081199F" w:rsidP="00C3542D">
      <w:pPr>
        <w:jc w:val="center"/>
        <w:rPr>
          <w:rFonts w:asciiTheme="minorEastAsia" w:hAnsiTheme="minorEastAsia"/>
          <w:b/>
          <w:lang w:eastAsia="ja-JP"/>
        </w:rPr>
      </w:pPr>
      <w:r w:rsidRPr="003D5882">
        <w:rPr>
          <w:rFonts w:asciiTheme="minorEastAsia" w:hAnsiTheme="minorEastAsia" w:hint="eastAsia"/>
          <w:b/>
          <w:lang w:eastAsia="ja-JP"/>
        </w:rPr>
        <w:t>プログラム医療機器</w:t>
      </w:r>
      <w:r w:rsidR="0066241E" w:rsidRPr="003D5882">
        <w:rPr>
          <w:rFonts w:asciiTheme="minorEastAsia" w:hAnsiTheme="minorEastAsia" w:hint="eastAsia"/>
          <w:b/>
          <w:lang w:eastAsia="ja-JP"/>
        </w:rPr>
        <w:t>等</w:t>
      </w:r>
      <w:r w:rsidRPr="003D5882">
        <w:rPr>
          <w:rFonts w:asciiTheme="minorEastAsia" w:hAnsiTheme="minorEastAsia" w:hint="eastAsia"/>
          <w:b/>
          <w:lang w:eastAsia="ja-JP"/>
        </w:rPr>
        <w:t>に係る優先的な審査等の指定</w:t>
      </w:r>
      <w:r w:rsidR="00C3542D" w:rsidRPr="003D5882">
        <w:rPr>
          <w:rFonts w:asciiTheme="minorEastAsia" w:hAnsiTheme="minorEastAsia" w:hint="eastAsia"/>
          <w:b/>
          <w:lang w:eastAsia="ja-JP"/>
        </w:rPr>
        <w:t>希望品目登録申込書</w:t>
      </w:r>
    </w:p>
    <w:p w14:paraId="17738F9F" w14:textId="77777777" w:rsidR="00C3542D" w:rsidRPr="003D5882" w:rsidRDefault="00C3542D" w:rsidP="00C3542D">
      <w:pPr>
        <w:rPr>
          <w:rFonts w:asciiTheme="minorEastAsia" w:hAnsiTheme="minorEastAsia"/>
          <w:lang w:eastAsia="ja-JP"/>
        </w:rPr>
      </w:pPr>
    </w:p>
    <w:p w14:paraId="3C74BCBC" w14:textId="7DDE3596" w:rsidR="00C3542D" w:rsidRPr="003D5882" w:rsidRDefault="00C3542D" w:rsidP="00C3542D">
      <w:pPr>
        <w:rPr>
          <w:rFonts w:asciiTheme="minorEastAsia" w:hAnsiTheme="minorEastAsia"/>
          <w:lang w:eastAsia="zh-TW"/>
        </w:rPr>
      </w:pPr>
      <w:r w:rsidRPr="003D5882">
        <w:rPr>
          <w:rFonts w:asciiTheme="minorEastAsia" w:hAnsiTheme="minorEastAsia" w:hint="eastAsia"/>
          <w:lang w:eastAsia="zh-TW"/>
        </w:rPr>
        <w:t>厚生労働省</w:t>
      </w:r>
      <w:r w:rsidR="003079C8" w:rsidRPr="003D5882">
        <w:rPr>
          <w:rFonts w:asciiTheme="minorEastAsia" w:hAnsiTheme="minorEastAsia" w:hint="eastAsia"/>
          <w:lang w:eastAsia="zh-TW"/>
        </w:rPr>
        <w:t>医薬局</w:t>
      </w:r>
      <w:r w:rsidRPr="003D5882">
        <w:rPr>
          <w:rFonts w:asciiTheme="minorEastAsia" w:hAnsiTheme="minorEastAsia" w:hint="eastAsia"/>
          <w:lang w:eastAsia="zh-TW"/>
        </w:rPr>
        <w:t>医療機器審査管理課御中</w:t>
      </w:r>
    </w:p>
    <w:p w14:paraId="31EE36C1" w14:textId="77777777" w:rsidR="00C3542D" w:rsidRPr="003D5882" w:rsidRDefault="00C3542D" w:rsidP="00C3542D">
      <w:pPr>
        <w:rPr>
          <w:rFonts w:asciiTheme="minorEastAsia" w:hAnsiTheme="minorEastAsia"/>
          <w:lang w:eastAsia="zh-TW"/>
        </w:rPr>
      </w:pPr>
    </w:p>
    <w:p w14:paraId="65795B93" w14:textId="1ED0DBEC" w:rsidR="00C3542D" w:rsidRPr="003D5882" w:rsidRDefault="00C3542D" w:rsidP="00523FDE">
      <w:pPr>
        <w:ind w:firstLineChars="100" w:firstLine="220"/>
        <w:rPr>
          <w:rFonts w:asciiTheme="minorEastAsia" w:hAnsiTheme="minorEastAsia"/>
          <w:lang w:eastAsia="ja-JP"/>
        </w:rPr>
      </w:pPr>
      <w:r w:rsidRPr="003D5882">
        <w:rPr>
          <w:rFonts w:asciiTheme="minorEastAsia" w:hAnsiTheme="minorEastAsia" w:hint="eastAsia"/>
          <w:lang w:eastAsia="ja-JP"/>
        </w:rPr>
        <w:t>下記の品目について、</w:t>
      </w:r>
      <w:r w:rsidR="0081199F" w:rsidRPr="003D5882">
        <w:rPr>
          <w:rFonts w:asciiTheme="minorEastAsia" w:hAnsiTheme="minorEastAsia" w:hint="eastAsia"/>
          <w:lang w:eastAsia="ja-JP"/>
        </w:rPr>
        <w:t>プログラム医療機器</w:t>
      </w:r>
      <w:r w:rsidR="00BC59AD" w:rsidRPr="003D5882">
        <w:rPr>
          <w:rFonts w:asciiTheme="minorEastAsia" w:hAnsiTheme="minorEastAsia" w:hint="eastAsia"/>
          <w:lang w:eastAsia="ja-JP"/>
        </w:rPr>
        <w:t>等</w:t>
      </w:r>
      <w:r w:rsidR="0081199F" w:rsidRPr="003D5882">
        <w:rPr>
          <w:rFonts w:asciiTheme="minorEastAsia" w:hAnsiTheme="minorEastAsia" w:hint="eastAsia"/>
          <w:lang w:eastAsia="ja-JP"/>
        </w:rPr>
        <w:t>に係る優先的な審査等</w:t>
      </w:r>
      <w:r w:rsidRPr="003D5882">
        <w:rPr>
          <w:rFonts w:asciiTheme="minorEastAsia" w:hAnsiTheme="minorEastAsia" w:hint="eastAsia"/>
          <w:lang w:eastAsia="ja-JP"/>
        </w:rPr>
        <w:t>の指定希望品目の登録を申し込みます。</w:t>
      </w:r>
    </w:p>
    <w:p w14:paraId="23CE52AC" w14:textId="77777777" w:rsidR="00C3542D" w:rsidRPr="003D5882" w:rsidRDefault="00C3542D" w:rsidP="00C3542D">
      <w:pPr>
        <w:rPr>
          <w:rFonts w:asciiTheme="minorEastAsia" w:hAnsiTheme="minorEastAsia"/>
          <w:lang w:eastAsia="ja-JP"/>
        </w:rPr>
      </w:pPr>
    </w:p>
    <w:p w14:paraId="7BBB0A17" w14:textId="50DB8360" w:rsidR="00C3542D" w:rsidRPr="003D5882" w:rsidRDefault="00C3542D" w:rsidP="00590F3C">
      <w:pPr>
        <w:jc w:val="right"/>
        <w:rPr>
          <w:rFonts w:asciiTheme="minorEastAsia" w:hAnsiTheme="minorEastAsia"/>
          <w:lang w:eastAsia="ja-JP"/>
        </w:rPr>
      </w:pPr>
      <w:r w:rsidRPr="003D5882">
        <w:rPr>
          <w:rFonts w:asciiTheme="minorEastAsia" w:hAnsiTheme="minorEastAsia" w:hint="eastAsia"/>
          <w:lang w:eastAsia="ja-JP"/>
        </w:rPr>
        <w:t>令和</w:t>
      </w:r>
      <w:r w:rsidR="00A60071">
        <w:rPr>
          <w:rFonts w:asciiTheme="minorEastAsia" w:hAnsiTheme="minorEastAsia"/>
          <w:lang w:eastAsia="ja-JP"/>
        </w:rPr>
        <w:t>8</w:t>
      </w:r>
      <w:r w:rsidRPr="003D5882">
        <w:rPr>
          <w:rFonts w:asciiTheme="minorEastAsia" w:hAnsiTheme="minorEastAsia" w:hint="eastAsia"/>
          <w:lang w:eastAsia="ja-JP"/>
        </w:rPr>
        <w:t>年</w:t>
      </w:r>
      <w:r w:rsidR="00A60071">
        <w:rPr>
          <w:rFonts w:asciiTheme="minorEastAsia" w:hAnsiTheme="minorEastAsia"/>
          <w:lang w:eastAsia="ja-JP"/>
        </w:rPr>
        <w:t>9</w:t>
      </w:r>
      <w:r w:rsidRPr="003D5882">
        <w:rPr>
          <w:rFonts w:asciiTheme="minorEastAsia" w:hAnsiTheme="minorEastAsia" w:hint="eastAsia"/>
          <w:lang w:eastAsia="ja-JP"/>
        </w:rPr>
        <w:t>月</w:t>
      </w:r>
      <w:r w:rsidR="00A60071">
        <w:rPr>
          <w:rFonts w:asciiTheme="minorEastAsia" w:hAnsiTheme="minorEastAsia"/>
          <w:lang w:eastAsia="ja-JP"/>
        </w:rPr>
        <w:t>14</w:t>
      </w:r>
      <w:r w:rsidRPr="003D5882">
        <w:rPr>
          <w:rFonts w:asciiTheme="minorEastAsia" w:hAnsiTheme="minorEastAsia" w:hint="eastAsia"/>
          <w:lang w:eastAsia="ja-JP"/>
        </w:rPr>
        <w:t>日</w:t>
      </w:r>
    </w:p>
    <w:p w14:paraId="517EFF94" w14:textId="6EDF1B8D" w:rsidR="00C3542D" w:rsidRPr="003D5882" w:rsidRDefault="00C3542D" w:rsidP="00C3542D">
      <w:pPr>
        <w:jc w:val="center"/>
        <w:rPr>
          <w:rFonts w:asciiTheme="minorEastAsia" w:hAnsiTheme="minorEastAsia"/>
          <w:lang w:eastAsia="ja-JP"/>
        </w:rPr>
      </w:pPr>
      <w:r w:rsidRPr="003D5882">
        <w:rPr>
          <w:rFonts w:asciiTheme="minorEastAsia" w:hAnsiTheme="minorEastAsia" w:hint="eastAsia"/>
          <w:lang w:eastAsia="ja-JP"/>
        </w:rPr>
        <w:t>記</w:t>
      </w:r>
    </w:p>
    <w:p w14:paraId="0030E989" w14:textId="2452B6B0" w:rsidR="00C3542D" w:rsidRPr="003D5882" w:rsidRDefault="00C3542D" w:rsidP="00C3542D">
      <w:pPr>
        <w:jc w:val="center"/>
        <w:rPr>
          <w:rFonts w:asciiTheme="minorEastAsia" w:hAnsiTheme="minorEastAsia"/>
          <w:lang w:eastAsia="ja-JP"/>
        </w:rPr>
      </w:pPr>
    </w:p>
    <w:tbl>
      <w:tblPr>
        <w:tblStyle w:val="af3"/>
        <w:tblW w:w="0" w:type="auto"/>
        <w:tblLook w:val="04A0" w:firstRow="1" w:lastRow="0" w:firstColumn="1" w:lastColumn="0" w:noHBand="0" w:noVBand="1"/>
      </w:tblPr>
      <w:tblGrid>
        <w:gridCol w:w="1534"/>
        <w:gridCol w:w="2238"/>
        <w:gridCol w:w="5148"/>
      </w:tblGrid>
      <w:tr w:rsidR="007E20E6" w:rsidRPr="003D5882" w14:paraId="7CF85B7A" w14:textId="77777777" w:rsidTr="009A6142">
        <w:tc>
          <w:tcPr>
            <w:tcW w:w="3772" w:type="dxa"/>
            <w:gridSpan w:val="2"/>
          </w:tcPr>
          <w:p w14:paraId="70308D16" w14:textId="5803C49D" w:rsidR="00590F3C" w:rsidRPr="003D5882" w:rsidRDefault="00590F3C" w:rsidP="00590F3C">
            <w:pPr>
              <w:rPr>
                <w:rFonts w:asciiTheme="minorEastAsia" w:hAnsiTheme="minorEastAsia"/>
              </w:rPr>
            </w:pPr>
            <w:r w:rsidRPr="003D5882">
              <w:rPr>
                <w:rFonts w:asciiTheme="minorEastAsia" w:hAnsiTheme="minorEastAsia" w:hint="eastAsia"/>
              </w:rPr>
              <w:t>申請者名</w:t>
            </w:r>
          </w:p>
        </w:tc>
        <w:tc>
          <w:tcPr>
            <w:tcW w:w="5148" w:type="dxa"/>
          </w:tcPr>
          <w:p w14:paraId="11A18858" w14:textId="77C4F094" w:rsidR="00590F3C" w:rsidRPr="00DA7198" w:rsidRDefault="007D3A50" w:rsidP="0040296A">
            <w:pPr>
              <w:rPr>
                <w:rFonts w:asciiTheme="minorEastAsia" w:hAnsiTheme="minorEastAsia"/>
                <w:sz w:val="18"/>
                <w:szCs w:val="20"/>
              </w:rPr>
            </w:pPr>
            <w:r w:rsidRPr="00DA7198">
              <w:rPr>
                <w:rFonts w:asciiTheme="minorEastAsia" w:hAnsiTheme="minorEastAsia" w:hint="eastAsia"/>
                <w:sz w:val="18"/>
                <w:szCs w:val="20"/>
              </w:rPr>
              <w:t>株式</w:t>
            </w:r>
            <w:r w:rsidR="0084384D" w:rsidRPr="00DA7198">
              <w:rPr>
                <w:rFonts w:asciiTheme="minorEastAsia" w:hAnsiTheme="minorEastAsia" w:hint="eastAsia"/>
                <w:sz w:val="18"/>
                <w:szCs w:val="20"/>
              </w:rPr>
              <w:t>会社アイキャット</w:t>
            </w:r>
          </w:p>
        </w:tc>
      </w:tr>
      <w:tr w:rsidR="007E20E6" w:rsidRPr="003D5882" w14:paraId="6F18CDE1" w14:textId="77777777" w:rsidTr="009A6142">
        <w:tc>
          <w:tcPr>
            <w:tcW w:w="3772" w:type="dxa"/>
            <w:gridSpan w:val="2"/>
          </w:tcPr>
          <w:p w14:paraId="776577FB" w14:textId="5DB331B1" w:rsidR="00590F3C" w:rsidRPr="003D5882" w:rsidRDefault="00590F3C" w:rsidP="00590F3C">
            <w:pPr>
              <w:rPr>
                <w:rFonts w:asciiTheme="minorEastAsia" w:hAnsiTheme="minorEastAsia"/>
              </w:rPr>
            </w:pPr>
            <w:r w:rsidRPr="003D5882">
              <w:rPr>
                <w:rFonts w:asciiTheme="minorEastAsia" w:hAnsiTheme="minorEastAsia" w:hint="eastAsia"/>
              </w:rPr>
              <w:t>承認番号</w:t>
            </w:r>
            <w:r w:rsidRPr="003D5882">
              <w:rPr>
                <w:rFonts w:asciiTheme="minorEastAsia" w:hAnsiTheme="minorEastAsia" w:hint="eastAsia"/>
                <w:vertAlign w:val="superscript"/>
              </w:rPr>
              <w:t>※１</w:t>
            </w:r>
          </w:p>
        </w:tc>
        <w:tc>
          <w:tcPr>
            <w:tcW w:w="5148" w:type="dxa"/>
          </w:tcPr>
          <w:p w14:paraId="0AB8D039" w14:textId="698DDBE5" w:rsidR="00590F3C" w:rsidRPr="00DA7198" w:rsidRDefault="0084384D" w:rsidP="0040296A">
            <w:pPr>
              <w:rPr>
                <w:rFonts w:asciiTheme="minorEastAsia" w:hAnsiTheme="minorEastAsia"/>
                <w:sz w:val="18"/>
                <w:szCs w:val="20"/>
              </w:rPr>
            </w:pPr>
            <w:r w:rsidRPr="00DA7198">
              <w:rPr>
                <w:rFonts w:asciiTheme="minorEastAsia" w:hAnsiTheme="minorEastAsia"/>
                <w:sz w:val="18"/>
                <w:szCs w:val="20"/>
              </w:rPr>
              <w:t>-</w:t>
            </w:r>
          </w:p>
        </w:tc>
      </w:tr>
      <w:tr w:rsidR="007E20E6" w:rsidRPr="003D5882" w14:paraId="55F30260" w14:textId="77777777" w:rsidTr="009A6142">
        <w:tc>
          <w:tcPr>
            <w:tcW w:w="1534" w:type="dxa"/>
            <w:vMerge w:val="restart"/>
          </w:tcPr>
          <w:p w14:paraId="259F3344" w14:textId="77A561AD" w:rsidR="00590F3C" w:rsidRPr="003D5882" w:rsidRDefault="00590F3C" w:rsidP="00590F3C">
            <w:pPr>
              <w:rPr>
                <w:rFonts w:asciiTheme="minorEastAsia" w:hAnsiTheme="minorEastAsia"/>
              </w:rPr>
            </w:pPr>
            <w:r w:rsidRPr="003D5882">
              <w:rPr>
                <w:rFonts w:asciiTheme="minorEastAsia" w:hAnsiTheme="minorEastAsia" w:hint="eastAsia"/>
              </w:rPr>
              <w:t>名称</w:t>
            </w:r>
          </w:p>
        </w:tc>
        <w:tc>
          <w:tcPr>
            <w:tcW w:w="2238" w:type="dxa"/>
          </w:tcPr>
          <w:p w14:paraId="677E7B5C" w14:textId="09018ED6" w:rsidR="00590F3C" w:rsidRPr="003D5882" w:rsidRDefault="00590F3C" w:rsidP="00590F3C">
            <w:pPr>
              <w:rPr>
                <w:rFonts w:asciiTheme="minorEastAsia" w:hAnsiTheme="minorEastAsia"/>
              </w:rPr>
            </w:pPr>
            <w:r w:rsidRPr="003D5882">
              <w:rPr>
                <w:rFonts w:asciiTheme="minorEastAsia" w:hAnsiTheme="minorEastAsia" w:hint="eastAsia"/>
              </w:rPr>
              <w:t>一般的名称</w:t>
            </w:r>
            <w:r w:rsidRPr="003D5882">
              <w:rPr>
                <w:rFonts w:asciiTheme="minorEastAsia" w:hAnsiTheme="minorEastAsia" w:hint="eastAsia"/>
                <w:vertAlign w:val="superscript"/>
              </w:rPr>
              <w:t>※２</w:t>
            </w:r>
          </w:p>
        </w:tc>
        <w:tc>
          <w:tcPr>
            <w:tcW w:w="5148" w:type="dxa"/>
          </w:tcPr>
          <w:p w14:paraId="7A4F7972" w14:textId="40B3398A" w:rsidR="00590F3C" w:rsidRPr="00DA7198" w:rsidRDefault="0084384D" w:rsidP="0040296A">
            <w:pPr>
              <w:rPr>
                <w:rFonts w:asciiTheme="minorEastAsia" w:hAnsiTheme="minorEastAsia"/>
                <w:sz w:val="18"/>
                <w:szCs w:val="20"/>
              </w:rPr>
            </w:pPr>
            <w:r w:rsidRPr="00DA7198">
              <w:rPr>
                <w:rFonts w:asciiTheme="minorEastAsia" w:hAnsiTheme="minorEastAsia" w:hint="eastAsia"/>
                <w:sz w:val="18"/>
                <w:szCs w:val="20"/>
              </w:rPr>
              <w:t>新設</w:t>
            </w:r>
          </w:p>
        </w:tc>
      </w:tr>
      <w:tr w:rsidR="007E20E6" w:rsidRPr="003D5882" w14:paraId="31F5514E" w14:textId="77777777" w:rsidTr="009A6142">
        <w:tc>
          <w:tcPr>
            <w:tcW w:w="1534" w:type="dxa"/>
            <w:vMerge/>
          </w:tcPr>
          <w:p w14:paraId="66AEEF5E" w14:textId="77777777" w:rsidR="00590F3C" w:rsidRPr="003D5882" w:rsidRDefault="00590F3C" w:rsidP="00590F3C">
            <w:pPr>
              <w:rPr>
                <w:rFonts w:asciiTheme="minorEastAsia" w:hAnsiTheme="minorEastAsia"/>
              </w:rPr>
            </w:pPr>
          </w:p>
        </w:tc>
        <w:tc>
          <w:tcPr>
            <w:tcW w:w="2238" w:type="dxa"/>
          </w:tcPr>
          <w:p w14:paraId="6021E8D3" w14:textId="40BB4B06" w:rsidR="00590F3C" w:rsidRPr="003D5882" w:rsidRDefault="00590F3C" w:rsidP="00590F3C">
            <w:pPr>
              <w:rPr>
                <w:rFonts w:asciiTheme="minorEastAsia" w:hAnsiTheme="minorEastAsia"/>
              </w:rPr>
            </w:pPr>
            <w:r w:rsidRPr="003D5882">
              <w:rPr>
                <w:rFonts w:asciiTheme="minorEastAsia" w:hAnsiTheme="minorEastAsia" w:hint="eastAsia"/>
              </w:rPr>
              <w:t>販売名</w:t>
            </w:r>
            <w:r w:rsidRPr="003D5882">
              <w:rPr>
                <w:rFonts w:asciiTheme="minorEastAsia" w:hAnsiTheme="minorEastAsia" w:hint="eastAsia"/>
                <w:vertAlign w:val="superscript"/>
              </w:rPr>
              <w:t>※３</w:t>
            </w:r>
          </w:p>
        </w:tc>
        <w:tc>
          <w:tcPr>
            <w:tcW w:w="5148" w:type="dxa"/>
          </w:tcPr>
          <w:p w14:paraId="0FEDD447" w14:textId="09577822" w:rsidR="00590F3C" w:rsidRPr="00DA7198" w:rsidRDefault="0084384D" w:rsidP="0040296A">
            <w:pPr>
              <w:rPr>
                <w:rFonts w:asciiTheme="minorEastAsia" w:hAnsiTheme="minorEastAsia"/>
                <w:sz w:val="18"/>
                <w:szCs w:val="20"/>
              </w:rPr>
            </w:pPr>
            <w:proofErr w:type="spellStart"/>
            <w:r w:rsidRPr="00DA7198">
              <w:rPr>
                <w:rFonts w:asciiTheme="minorEastAsia" w:hAnsiTheme="minorEastAsia"/>
                <w:sz w:val="18"/>
                <w:szCs w:val="20"/>
              </w:rPr>
              <w:t>PaTaKaRUSH</w:t>
            </w:r>
            <w:proofErr w:type="spellEnd"/>
            <w:r w:rsidRPr="00DA7198">
              <w:rPr>
                <w:rFonts w:asciiTheme="minorEastAsia" w:hAnsiTheme="minorEastAsia"/>
                <w:sz w:val="18"/>
                <w:szCs w:val="20"/>
              </w:rPr>
              <w:t xml:space="preserve"> Pro</w:t>
            </w:r>
          </w:p>
        </w:tc>
      </w:tr>
      <w:tr w:rsidR="007E20E6" w:rsidRPr="003D5882" w14:paraId="32ECB0F4" w14:textId="77777777" w:rsidTr="009A6142">
        <w:tc>
          <w:tcPr>
            <w:tcW w:w="3772" w:type="dxa"/>
            <w:gridSpan w:val="2"/>
          </w:tcPr>
          <w:p w14:paraId="5AC12397" w14:textId="792261D7" w:rsidR="00590F3C" w:rsidRPr="003D5882" w:rsidRDefault="00590F3C" w:rsidP="00590F3C">
            <w:pPr>
              <w:rPr>
                <w:rFonts w:asciiTheme="minorEastAsia" w:hAnsiTheme="minorEastAsia"/>
              </w:rPr>
            </w:pPr>
            <w:r w:rsidRPr="003D5882">
              <w:rPr>
                <w:rFonts w:asciiTheme="minorEastAsia" w:hAnsiTheme="minorEastAsia" w:hint="eastAsia"/>
              </w:rPr>
              <w:t>予定される使用目的又は効果</w:t>
            </w:r>
            <w:r w:rsidRPr="003D5882">
              <w:rPr>
                <w:rFonts w:asciiTheme="minorEastAsia" w:hAnsiTheme="minorEastAsia" w:hint="eastAsia"/>
                <w:vertAlign w:val="superscript"/>
              </w:rPr>
              <w:t>※４</w:t>
            </w:r>
          </w:p>
        </w:tc>
        <w:tc>
          <w:tcPr>
            <w:tcW w:w="5148" w:type="dxa"/>
          </w:tcPr>
          <w:p w14:paraId="4AA1A1AB" w14:textId="77777777" w:rsidR="004C7FF4" w:rsidRPr="00DA7198" w:rsidRDefault="004C7FF4" w:rsidP="004C7FF4">
            <w:pPr>
              <w:rPr>
                <w:rFonts w:asciiTheme="minorEastAsia" w:hAnsiTheme="minorEastAsia"/>
                <w:sz w:val="18"/>
                <w:szCs w:val="20"/>
              </w:rPr>
            </w:pPr>
            <w:r w:rsidRPr="00DA7198">
              <w:rPr>
                <w:rFonts w:asciiTheme="minorEastAsia" w:hAnsiTheme="minorEastAsia"/>
                <w:sz w:val="18"/>
                <w:szCs w:val="20"/>
              </w:rPr>
              <w:t>(1)</w:t>
            </w:r>
            <w:r w:rsidRPr="00DA7198">
              <w:rPr>
                <w:rFonts w:asciiTheme="minorEastAsia" w:hAnsiTheme="minorEastAsia" w:hint="eastAsia"/>
                <w:sz w:val="18"/>
                <w:szCs w:val="20"/>
              </w:rPr>
              <w:t>口腔機能発達不全症ならびに口腔機能低下症の舌口唇運動の検査</w:t>
            </w:r>
          </w:p>
          <w:p w14:paraId="3E7F40FB" w14:textId="3BB1F859" w:rsidR="004C7FF4" w:rsidRPr="00DA7198" w:rsidRDefault="004C7FF4" w:rsidP="004C7FF4">
            <w:pPr>
              <w:rPr>
                <w:rFonts w:asciiTheme="minorEastAsia" w:hAnsiTheme="minorEastAsia"/>
                <w:sz w:val="18"/>
                <w:szCs w:val="20"/>
              </w:rPr>
            </w:pPr>
            <w:r w:rsidRPr="00DA7198">
              <w:rPr>
                <w:rFonts w:asciiTheme="minorEastAsia" w:hAnsiTheme="minorEastAsia"/>
                <w:sz w:val="18"/>
                <w:szCs w:val="20"/>
              </w:rPr>
              <w:t>(2)</w:t>
            </w:r>
            <w:r w:rsidRPr="00DA7198">
              <w:rPr>
                <w:rFonts w:asciiTheme="minorEastAsia" w:hAnsiTheme="minorEastAsia" w:hint="eastAsia"/>
                <w:sz w:val="18"/>
                <w:szCs w:val="20"/>
              </w:rPr>
              <w:t>口腔機能発達不全症ならびに口腔機能低下症の治療</w:t>
            </w:r>
            <w:r w:rsidRPr="00DA7198">
              <w:rPr>
                <w:rFonts w:asciiTheme="minorEastAsia" w:hAnsiTheme="minorEastAsia"/>
                <w:sz w:val="18"/>
                <w:szCs w:val="20"/>
              </w:rPr>
              <w:t>(</w:t>
            </w:r>
            <w:r w:rsidRPr="00DA7198">
              <w:rPr>
                <w:rFonts w:asciiTheme="minorEastAsia" w:hAnsiTheme="minorEastAsia" w:hint="eastAsia"/>
                <w:sz w:val="18"/>
                <w:szCs w:val="20"/>
              </w:rPr>
              <w:t>予防</w:t>
            </w:r>
            <w:r w:rsidRPr="00DA7198">
              <w:rPr>
                <w:rFonts w:asciiTheme="minorEastAsia" w:hAnsiTheme="minorEastAsia"/>
                <w:sz w:val="18"/>
                <w:szCs w:val="20"/>
              </w:rPr>
              <w:t>)</w:t>
            </w:r>
          </w:p>
        </w:tc>
      </w:tr>
      <w:tr w:rsidR="007E20E6" w:rsidRPr="003D5882" w14:paraId="4C14FFB5" w14:textId="77777777" w:rsidTr="009A6142">
        <w:tc>
          <w:tcPr>
            <w:tcW w:w="3772" w:type="dxa"/>
            <w:gridSpan w:val="2"/>
          </w:tcPr>
          <w:p w14:paraId="5C022D71" w14:textId="0DD30268" w:rsidR="00590F3C" w:rsidRPr="003D5882" w:rsidRDefault="00590F3C" w:rsidP="00590F3C">
            <w:pPr>
              <w:rPr>
                <w:rFonts w:asciiTheme="minorEastAsia" w:hAnsiTheme="minorEastAsia"/>
              </w:rPr>
            </w:pPr>
            <w:r w:rsidRPr="003D5882">
              <w:rPr>
                <w:rFonts w:asciiTheme="minorEastAsia" w:hAnsiTheme="minorEastAsia" w:hint="eastAsia"/>
              </w:rPr>
              <w:t>形状、構造及び原理</w:t>
            </w:r>
          </w:p>
        </w:tc>
        <w:tc>
          <w:tcPr>
            <w:tcW w:w="5148" w:type="dxa"/>
          </w:tcPr>
          <w:p w14:paraId="6FA355EF" w14:textId="3D7BF0C4" w:rsidR="0084384D" w:rsidRPr="00DA7198" w:rsidRDefault="0084384D" w:rsidP="0040296A">
            <w:pPr>
              <w:rPr>
                <w:rFonts w:asciiTheme="minorEastAsia" w:hAnsiTheme="minorEastAsia"/>
                <w:sz w:val="18"/>
                <w:szCs w:val="20"/>
              </w:rPr>
            </w:pPr>
            <w:r w:rsidRPr="00DA7198">
              <w:rPr>
                <w:rFonts w:asciiTheme="minorEastAsia" w:hAnsiTheme="minorEastAsia"/>
                <w:sz w:val="18"/>
                <w:szCs w:val="20"/>
              </w:rPr>
              <w:t>独自の言語モデルを用い</w:t>
            </w:r>
            <w:r w:rsidRPr="00DA7198">
              <w:rPr>
                <w:rFonts w:asciiTheme="minorEastAsia" w:hAnsiTheme="minorEastAsia" w:hint="eastAsia"/>
                <w:sz w:val="18"/>
                <w:szCs w:val="20"/>
              </w:rPr>
              <w:t>た</w:t>
            </w:r>
            <w:r w:rsidRPr="00DA7198">
              <w:rPr>
                <w:rFonts w:asciiTheme="minorEastAsia" w:hAnsiTheme="minorEastAsia"/>
                <w:sz w:val="18"/>
                <w:szCs w:val="20"/>
              </w:rPr>
              <w:t>高精度AI音声認識</w:t>
            </w:r>
            <w:r w:rsidRPr="00DA7198">
              <w:rPr>
                <w:rFonts w:asciiTheme="minorEastAsia" w:hAnsiTheme="minorEastAsia" w:hint="eastAsia"/>
                <w:sz w:val="18"/>
                <w:szCs w:val="20"/>
              </w:rPr>
              <w:t>および</w:t>
            </w:r>
            <w:r w:rsidRPr="00DA7198">
              <w:rPr>
                <w:rFonts w:asciiTheme="minorEastAsia" w:hAnsiTheme="minorEastAsia"/>
                <w:sz w:val="18"/>
                <w:szCs w:val="20"/>
              </w:rPr>
              <w:t>AI画像認識を搭載</w:t>
            </w:r>
            <w:r w:rsidRPr="00DA7198">
              <w:rPr>
                <w:rFonts w:asciiTheme="minorEastAsia" w:hAnsiTheme="minorEastAsia" w:hint="eastAsia"/>
                <w:sz w:val="18"/>
                <w:szCs w:val="20"/>
              </w:rPr>
              <w:t>したスマートフォンアプリ</w:t>
            </w:r>
            <w:r w:rsidR="00DD61A8" w:rsidRPr="00DA7198">
              <w:rPr>
                <w:rFonts w:asciiTheme="minorEastAsia" w:hAnsiTheme="minorEastAsia" w:hint="eastAsia"/>
                <w:sz w:val="18"/>
                <w:szCs w:val="20"/>
              </w:rPr>
              <w:t>。</w:t>
            </w:r>
          </w:p>
          <w:p w14:paraId="5A961E4B" w14:textId="33714D5E" w:rsidR="00DD61A8" w:rsidRPr="003D5882" w:rsidRDefault="00DD61A8" w:rsidP="0040296A">
            <w:pPr>
              <w:rPr>
                <w:rFonts w:asciiTheme="minorEastAsia" w:hAnsiTheme="minorEastAsia"/>
              </w:rPr>
            </w:pPr>
            <w:r w:rsidRPr="00DA7198">
              <w:rPr>
                <w:rFonts w:asciiTheme="minorEastAsia" w:hAnsiTheme="minorEastAsia"/>
                <w:sz w:val="18"/>
                <w:szCs w:val="20"/>
              </w:rPr>
              <w:t>AI</w:t>
            </w:r>
            <w:r w:rsidRPr="00DA7198">
              <w:rPr>
                <w:rFonts w:asciiTheme="minorEastAsia" w:hAnsiTheme="minorEastAsia" w:hint="eastAsia"/>
                <w:sz w:val="18"/>
                <w:szCs w:val="20"/>
              </w:rPr>
              <w:t>音声認識や画像認識を使用して、口腔機能発達不全症または口腔機能低下症が疑われる患者に対し検査を実施し、訓練を通して、その症状を改善する。</w:t>
            </w:r>
          </w:p>
        </w:tc>
      </w:tr>
      <w:tr w:rsidR="007E20E6" w:rsidRPr="003D5882" w14:paraId="55083993" w14:textId="77777777" w:rsidTr="009A6142">
        <w:tc>
          <w:tcPr>
            <w:tcW w:w="3772" w:type="dxa"/>
            <w:gridSpan w:val="2"/>
          </w:tcPr>
          <w:p w14:paraId="6632FB52" w14:textId="0A2A3685" w:rsidR="00590F3C" w:rsidRPr="003D5882" w:rsidRDefault="00590F3C" w:rsidP="00590F3C">
            <w:pPr>
              <w:rPr>
                <w:rFonts w:asciiTheme="minorEastAsia" w:hAnsiTheme="minorEastAsia"/>
              </w:rPr>
            </w:pPr>
            <w:r w:rsidRPr="003D5882">
              <w:rPr>
                <w:rFonts w:asciiTheme="minorEastAsia" w:hAnsiTheme="minorEastAsia" w:hint="eastAsia"/>
              </w:rPr>
              <w:t>予定される使用方法</w:t>
            </w:r>
            <w:r w:rsidRPr="003D5882">
              <w:rPr>
                <w:rFonts w:asciiTheme="minorEastAsia" w:hAnsiTheme="minorEastAsia" w:hint="eastAsia"/>
                <w:vertAlign w:val="superscript"/>
              </w:rPr>
              <w:t>※５</w:t>
            </w:r>
          </w:p>
        </w:tc>
        <w:tc>
          <w:tcPr>
            <w:tcW w:w="5148" w:type="dxa"/>
          </w:tcPr>
          <w:p w14:paraId="660EC3AA" w14:textId="6BB1F95B" w:rsidR="00D5219C" w:rsidRPr="00DA7198" w:rsidRDefault="004C7FF4" w:rsidP="004C7FF4">
            <w:pPr>
              <w:rPr>
                <w:rFonts w:asciiTheme="minorEastAsia" w:hAnsiTheme="minorEastAsia"/>
                <w:sz w:val="18"/>
                <w:szCs w:val="20"/>
              </w:rPr>
            </w:pPr>
            <w:r w:rsidRPr="00DA7198">
              <w:rPr>
                <w:rFonts w:asciiTheme="minorEastAsia" w:hAnsiTheme="minorEastAsia"/>
                <w:sz w:val="18"/>
                <w:szCs w:val="20"/>
              </w:rPr>
              <w:t>1.汎用の携帯情報端末にアプリをインストールする。</w:t>
            </w:r>
            <w:r w:rsidR="00D5219C" w:rsidRPr="00DA7198">
              <w:rPr>
                <w:rFonts w:asciiTheme="minorEastAsia" w:hAnsiTheme="minorEastAsia" w:hint="eastAsia"/>
                <w:sz w:val="18"/>
                <w:szCs w:val="20"/>
              </w:rPr>
              <w:t>医療機関から提示されたQRコードを用いて認証する</w:t>
            </w:r>
            <w:r w:rsidRPr="00DA7198">
              <w:rPr>
                <w:rFonts w:asciiTheme="minorEastAsia" w:hAnsiTheme="minorEastAsia"/>
                <w:sz w:val="18"/>
                <w:szCs w:val="20"/>
              </w:rPr>
              <w:t>。</w:t>
            </w:r>
          </w:p>
          <w:p w14:paraId="4CE05420" w14:textId="5A7BA2F5" w:rsidR="004C7FF4" w:rsidRPr="00DA7198" w:rsidRDefault="00D5219C" w:rsidP="004C7FF4">
            <w:pPr>
              <w:rPr>
                <w:rFonts w:asciiTheme="minorEastAsia" w:hAnsiTheme="minorEastAsia"/>
                <w:sz w:val="18"/>
                <w:szCs w:val="20"/>
              </w:rPr>
            </w:pPr>
            <w:r w:rsidRPr="00DA7198">
              <w:rPr>
                <w:rFonts w:asciiTheme="minorEastAsia" w:hAnsiTheme="minorEastAsia"/>
                <w:sz w:val="18"/>
                <w:szCs w:val="20"/>
              </w:rPr>
              <w:t>2.</w:t>
            </w:r>
            <w:r w:rsidR="004C7FF4" w:rsidRPr="00DA7198">
              <w:rPr>
                <w:rFonts w:asciiTheme="minorEastAsia" w:hAnsiTheme="minorEastAsia"/>
                <w:sz w:val="18"/>
                <w:szCs w:val="20"/>
              </w:rPr>
              <w:t>アプリ</w:t>
            </w:r>
            <w:r w:rsidRPr="00DA7198">
              <w:rPr>
                <w:rFonts w:asciiTheme="minorEastAsia" w:hAnsiTheme="minorEastAsia" w:hint="eastAsia"/>
                <w:sz w:val="18"/>
                <w:szCs w:val="20"/>
              </w:rPr>
              <w:t>を起動し検査および訓練</w:t>
            </w:r>
            <w:r w:rsidR="004C7FF4" w:rsidRPr="00DA7198">
              <w:rPr>
                <w:rFonts w:asciiTheme="minorEastAsia" w:hAnsiTheme="minorEastAsia" w:hint="eastAsia"/>
                <w:sz w:val="18"/>
                <w:szCs w:val="20"/>
              </w:rPr>
              <w:t>を</w:t>
            </w:r>
            <w:r w:rsidRPr="00DA7198">
              <w:rPr>
                <w:rFonts w:asciiTheme="minorEastAsia" w:hAnsiTheme="minorEastAsia" w:hint="eastAsia"/>
                <w:sz w:val="18"/>
                <w:szCs w:val="20"/>
              </w:rPr>
              <w:t>実施する</w:t>
            </w:r>
            <w:r w:rsidR="004C7FF4" w:rsidRPr="00DA7198">
              <w:rPr>
                <w:rFonts w:asciiTheme="minorEastAsia" w:hAnsiTheme="minorEastAsia"/>
                <w:sz w:val="18"/>
                <w:szCs w:val="20"/>
              </w:rPr>
              <w:t>。</w:t>
            </w:r>
          </w:p>
        </w:tc>
      </w:tr>
      <w:tr w:rsidR="007E20E6" w:rsidRPr="003D5882" w14:paraId="3C88322B" w14:textId="77777777" w:rsidTr="00DD4AE5">
        <w:trPr>
          <w:trHeight w:val="139"/>
        </w:trPr>
        <w:tc>
          <w:tcPr>
            <w:tcW w:w="8920" w:type="dxa"/>
            <w:gridSpan w:val="3"/>
          </w:tcPr>
          <w:p w14:paraId="4268761E" w14:textId="7A654F00" w:rsidR="009A6142" w:rsidRPr="003D5882" w:rsidRDefault="009A6142" w:rsidP="0040296A">
            <w:pPr>
              <w:rPr>
                <w:rFonts w:asciiTheme="minorEastAsia" w:hAnsiTheme="minorEastAsia"/>
              </w:rPr>
            </w:pPr>
            <w:r w:rsidRPr="003D5882">
              <w:rPr>
                <w:rFonts w:asciiTheme="minorEastAsia" w:hAnsiTheme="minorEastAsia" w:hint="eastAsia"/>
              </w:rPr>
              <w:t>指定要件への該当性</w:t>
            </w:r>
            <w:r w:rsidRPr="003D5882">
              <w:rPr>
                <w:rFonts w:asciiTheme="minorEastAsia" w:hAnsiTheme="minorEastAsia" w:hint="eastAsia"/>
                <w:vertAlign w:val="superscript"/>
              </w:rPr>
              <w:t>※６</w:t>
            </w:r>
          </w:p>
        </w:tc>
      </w:tr>
      <w:tr w:rsidR="00DA7198" w:rsidRPr="003D5882" w14:paraId="701B7367" w14:textId="77777777" w:rsidTr="009A6142">
        <w:tc>
          <w:tcPr>
            <w:tcW w:w="1534" w:type="dxa"/>
          </w:tcPr>
          <w:p w14:paraId="2F14D4F9" w14:textId="3E9DB537" w:rsidR="00DA7198" w:rsidRPr="003D5882" w:rsidRDefault="00DA7198" w:rsidP="00DA7198">
            <w:pPr>
              <w:rPr>
                <w:rFonts w:asciiTheme="minorEastAsia" w:hAnsiTheme="minorEastAsia"/>
              </w:rPr>
            </w:pPr>
            <w:r w:rsidRPr="003D5882">
              <w:rPr>
                <w:rFonts w:asciiTheme="minorEastAsia" w:hAnsiTheme="minorEastAsia" w:hint="eastAsia"/>
              </w:rPr>
              <w:t>指定要件１</w:t>
            </w:r>
          </w:p>
        </w:tc>
        <w:tc>
          <w:tcPr>
            <w:tcW w:w="2238" w:type="dxa"/>
          </w:tcPr>
          <w:p w14:paraId="4D3B31D1" w14:textId="15D0E94B" w:rsidR="00DA7198" w:rsidRPr="003D5882" w:rsidRDefault="00DA7198" w:rsidP="00DA7198">
            <w:pPr>
              <w:rPr>
                <w:rFonts w:asciiTheme="minorEastAsia" w:hAnsiTheme="minorEastAsia"/>
              </w:rPr>
            </w:pPr>
            <w:r w:rsidRPr="003D5882">
              <w:rPr>
                <w:rFonts w:asciiTheme="minorEastAsia" w:hAnsiTheme="minorEastAsia" w:hint="eastAsia"/>
              </w:rPr>
              <w:t>治療法、診断法又は予防法の画期性</w:t>
            </w:r>
          </w:p>
        </w:tc>
        <w:tc>
          <w:tcPr>
            <w:tcW w:w="5148" w:type="dxa"/>
          </w:tcPr>
          <w:p w14:paraId="72F30533" w14:textId="70DBAAB2" w:rsidR="00DA7198" w:rsidRPr="003D5882" w:rsidRDefault="0014219A" w:rsidP="00DA7198">
            <w:pPr>
              <w:rPr>
                <w:rFonts w:asciiTheme="minorEastAsia" w:hAnsiTheme="minorEastAsia"/>
              </w:rPr>
            </w:pPr>
            <w:r w:rsidRPr="0014219A">
              <w:rPr>
                <w:rFonts w:asciiTheme="minorEastAsia" w:hAnsiTheme="minorEastAsia"/>
                <w:sz w:val="18"/>
                <w:szCs w:val="18"/>
              </w:rPr>
              <w:t>検査と日々のトレーニングを単一アプリに一体化（セラノスティクス）し、独自の音声認識モデルによる在宅での検査品質の測定、遠隔管理、ゲーミフィケーションによる習慣化を実現した点が画期的</w:t>
            </w:r>
            <w:r>
              <w:rPr>
                <w:rFonts w:asciiTheme="minorEastAsia" w:hAnsiTheme="minorEastAsia" w:hint="eastAsia"/>
                <w:sz w:val="18"/>
                <w:szCs w:val="18"/>
              </w:rPr>
              <w:t>である</w:t>
            </w:r>
            <w:r>
              <w:rPr>
                <w:rFonts w:asciiTheme="minorEastAsia" w:hAnsiTheme="minorEastAsia"/>
                <w:sz w:val="18"/>
                <w:szCs w:val="18"/>
              </w:rPr>
              <w:t>(</w:t>
            </w:r>
            <w:r w:rsidR="00DA7198">
              <w:rPr>
                <w:rFonts w:asciiTheme="minorEastAsia" w:hAnsiTheme="minorEastAsia"/>
                <w:sz w:val="18"/>
                <w:szCs w:val="18"/>
              </w:rPr>
              <w:t>詳細は別紙）。</w:t>
            </w:r>
          </w:p>
        </w:tc>
      </w:tr>
      <w:tr w:rsidR="00DA7198" w:rsidRPr="003D5882" w14:paraId="454100BD" w14:textId="77777777" w:rsidTr="009A6142">
        <w:tc>
          <w:tcPr>
            <w:tcW w:w="1534" w:type="dxa"/>
          </w:tcPr>
          <w:p w14:paraId="2B8F7781" w14:textId="7B08E592" w:rsidR="00DA7198" w:rsidRPr="003D5882" w:rsidRDefault="00DA7198" w:rsidP="00DA7198">
            <w:pPr>
              <w:rPr>
                <w:rFonts w:asciiTheme="minorEastAsia" w:hAnsiTheme="minorEastAsia"/>
              </w:rPr>
            </w:pPr>
            <w:r w:rsidRPr="003D5882">
              <w:rPr>
                <w:rFonts w:asciiTheme="minorEastAsia" w:hAnsiTheme="minorEastAsia" w:hint="eastAsia"/>
              </w:rPr>
              <w:t>指定要件２</w:t>
            </w:r>
          </w:p>
        </w:tc>
        <w:tc>
          <w:tcPr>
            <w:tcW w:w="2238" w:type="dxa"/>
          </w:tcPr>
          <w:p w14:paraId="39E8515A" w14:textId="2D0A31A2" w:rsidR="00DA7198" w:rsidRPr="003D5882" w:rsidRDefault="00DA7198" w:rsidP="00DA7198">
            <w:pPr>
              <w:rPr>
                <w:rFonts w:asciiTheme="minorEastAsia" w:hAnsiTheme="minorEastAsia"/>
              </w:rPr>
            </w:pPr>
            <w:r w:rsidRPr="003D5882">
              <w:rPr>
                <w:rFonts w:asciiTheme="minorEastAsia" w:hAnsiTheme="minorEastAsia" w:hint="eastAsia"/>
              </w:rPr>
              <w:t>対象疾患に係る医療上の有用性</w:t>
            </w:r>
          </w:p>
        </w:tc>
        <w:tc>
          <w:tcPr>
            <w:tcW w:w="5148" w:type="dxa"/>
          </w:tcPr>
          <w:p w14:paraId="2085BA18" w14:textId="3630728A" w:rsidR="00DA7198" w:rsidRPr="003D5882" w:rsidRDefault="0014219A" w:rsidP="00DA7198">
            <w:pPr>
              <w:rPr>
                <w:rFonts w:asciiTheme="minorEastAsia" w:hAnsiTheme="minorEastAsia"/>
              </w:rPr>
            </w:pPr>
            <w:r w:rsidRPr="0014219A">
              <w:rPr>
                <w:rFonts w:asciiTheme="minorEastAsia" w:hAnsiTheme="minorEastAsia"/>
                <w:sz w:val="18"/>
                <w:szCs w:val="18"/>
              </w:rPr>
              <w:t>検査は既存手法と同等以上の精度で、誤評価による過度な訓練や指導漏れを防止。治療はゲームによる継続性で効果を高め、規格化されたメニューが逸脱した訓練を防ぎ、有効性と安全性を確保する</w:t>
            </w:r>
            <w:r w:rsidR="00DA7198">
              <w:rPr>
                <w:rFonts w:asciiTheme="minorEastAsia" w:hAnsiTheme="minorEastAsia"/>
                <w:sz w:val="18"/>
                <w:szCs w:val="18"/>
              </w:rPr>
              <w:t>（詳細は別紙）。</w:t>
            </w:r>
          </w:p>
        </w:tc>
      </w:tr>
      <w:tr w:rsidR="00DA7198" w:rsidRPr="003D5882" w14:paraId="574E1249" w14:textId="77777777" w:rsidTr="009A6142">
        <w:tc>
          <w:tcPr>
            <w:tcW w:w="1534" w:type="dxa"/>
          </w:tcPr>
          <w:p w14:paraId="7814226A" w14:textId="5040E442" w:rsidR="00DA7198" w:rsidRPr="003D5882" w:rsidRDefault="00DA7198" w:rsidP="00DA7198">
            <w:pPr>
              <w:rPr>
                <w:rFonts w:asciiTheme="minorEastAsia" w:hAnsiTheme="minorEastAsia"/>
              </w:rPr>
            </w:pPr>
            <w:r w:rsidRPr="003D5882">
              <w:rPr>
                <w:rFonts w:asciiTheme="minorEastAsia" w:hAnsiTheme="minorEastAsia" w:hint="eastAsia"/>
              </w:rPr>
              <w:t>指定要件３</w:t>
            </w:r>
          </w:p>
        </w:tc>
        <w:tc>
          <w:tcPr>
            <w:tcW w:w="2238" w:type="dxa"/>
          </w:tcPr>
          <w:p w14:paraId="37793AFD" w14:textId="05E97C41" w:rsidR="00DA7198" w:rsidRPr="003D5882" w:rsidRDefault="00DA7198" w:rsidP="00DA7198">
            <w:pPr>
              <w:rPr>
                <w:rFonts w:asciiTheme="minorEastAsia" w:hAnsiTheme="minorEastAsia"/>
              </w:rPr>
            </w:pPr>
            <w:r w:rsidRPr="003D5882">
              <w:rPr>
                <w:rFonts w:asciiTheme="minorEastAsia" w:hAnsiTheme="minorEastAsia" w:hint="eastAsia"/>
              </w:rPr>
              <w:t>世界に先駆けて日本で早期開発・申請する意思・体制</w:t>
            </w:r>
          </w:p>
        </w:tc>
        <w:tc>
          <w:tcPr>
            <w:tcW w:w="5148" w:type="dxa"/>
          </w:tcPr>
          <w:p w14:paraId="40D8C6C4" w14:textId="115A72F5" w:rsidR="00DA7198" w:rsidRPr="00DD61A8" w:rsidRDefault="00DA7198" w:rsidP="00DA7198">
            <w:pPr>
              <w:snapToGrid w:val="0"/>
              <w:spacing w:line="240" w:lineRule="atLeast"/>
              <w:rPr>
                <w:rFonts w:asciiTheme="minorEastAsia" w:hAnsiTheme="minorEastAsia"/>
              </w:rPr>
            </w:pPr>
            <w:r>
              <w:rPr>
                <w:rFonts w:asciiTheme="minorEastAsia" w:hAnsiTheme="minorEastAsia"/>
                <w:sz w:val="18"/>
                <w:szCs w:val="18"/>
              </w:rPr>
              <w:t>国産技術による日本先行開発であり、世界に先駆けて日本で承認申請する予定。先駆け総合評価相談を活用し迅速な審査に対応できる体制を有する（詳細は別紙）。</w:t>
            </w:r>
          </w:p>
        </w:tc>
      </w:tr>
      <w:tr w:rsidR="00DA7198" w:rsidRPr="003D5882" w14:paraId="7821EA42" w14:textId="77777777" w:rsidTr="009A6142">
        <w:tc>
          <w:tcPr>
            <w:tcW w:w="1534" w:type="dxa"/>
            <w:vMerge w:val="restart"/>
          </w:tcPr>
          <w:p w14:paraId="37959019" w14:textId="3D759EAB" w:rsidR="00DA7198" w:rsidRPr="003D5882" w:rsidRDefault="00DA7198" w:rsidP="00DA7198">
            <w:pPr>
              <w:rPr>
                <w:rFonts w:asciiTheme="minorEastAsia" w:hAnsiTheme="minorEastAsia"/>
              </w:rPr>
            </w:pPr>
            <w:r w:rsidRPr="003D5882">
              <w:rPr>
                <w:rFonts w:asciiTheme="minorEastAsia" w:hAnsiTheme="minorEastAsia" w:hint="eastAsia"/>
              </w:rPr>
              <w:t>ヒアリング希望日</w:t>
            </w:r>
            <w:r w:rsidRPr="003D5882">
              <w:rPr>
                <w:rFonts w:asciiTheme="minorEastAsia" w:hAnsiTheme="minorEastAsia" w:hint="eastAsia"/>
                <w:vertAlign w:val="superscript"/>
              </w:rPr>
              <w:t>※７</w:t>
            </w:r>
          </w:p>
        </w:tc>
        <w:tc>
          <w:tcPr>
            <w:tcW w:w="2238" w:type="dxa"/>
          </w:tcPr>
          <w:p w14:paraId="7FC5E4CC" w14:textId="5E168D29" w:rsidR="00DA7198" w:rsidRPr="003D5882" w:rsidRDefault="00DA7198" w:rsidP="00DA7198">
            <w:pPr>
              <w:rPr>
                <w:rFonts w:asciiTheme="minorEastAsia" w:hAnsiTheme="minorEastAsia"/>
              </w:rPr>
            </w:pPr>
            <w:r w:rsidRPr="003D5882">
              <w:rPr>
                <w:rFonts w:asciiTheme="minorEastAsia" w:hAnsiTheme="minorEastAsia" w:hint="eastAsia"/>
              </w:rPr>
              <w:t>第１希望</w:t>
            </w:r>
          </w:p>
        </w:tc>
        <w:tc>
          <w:tcPr>
            <w:tcW w:w="5148" w:type="dxa"/>
          </w:tcPr>
          <w:p w14:paraId="65E75E84" w14:textId="77777777" w:rsidR="00DA7198" w:rsidRPr="003D5882" w:rsidRDefault="00DA7198" w:rsidP="00DA7198">
            <w:pPr>
              <w:rPr>
                <w:rFonts w:asciiTheme="minorEastAsia" w:hAnsiTheme="minorEastAsia"/>
              </w:rPr>
            </w:pPr>
          </w:p>
        </w:tc>
      </w:tr>
      <w:tr w:rsidR="00DA7198" w:rsidRPr="003D5882" w14:paraId="15714B70" w14:textId="77777777" w:rsidTr="009A6142">
        <w:tc>
          <w:tcPr>
            <w:tcW w:w="1534" w:type="dxa"/>
            <w:vMerge/>
          </w:tcPr>
          <w:p w14:paraId="5C5BF4AD" w14:textId="77777777" w:rsidR="00DA7198" w:rsidRPr="003D5882" w:rsidRDefault="00DA7198" w:rsidP="00DA7198">
            <w:pPr>
              <w:rPr>
                <w:rFonts w:asciiTheme="minorEastAsia" w:hAnsiTheme="minorEastAsia"/>
              </w:rPr>
            </w:pPr>
          </w:p>
        </w:tc>
        <w:tc>
          <w:tcPr>
            <w:tcW w:w="2238" w:type="dxa"/>
          </w:tcPr>
          <w:p w14:paraId="4EC68895" w14:textId="6C8C1F16" w:rsidR="00DA7198" w:rsidRPr="003D5882" w:rsidRDefault="00DA7198" w:rsidP="00DA7198">
            <w:pPr>
              <w:rPr>
                <w:rFonts w:asciiTheme="minorEastAsia" w:hAnsiTheme="minorEastAsia"/>
              </w:rPr>
            </w:pPr>
            <w:r w:rsidRPr="003D5882">
              <w:rPr>
                <w:rFonts w:asciiTheme="minorEastAsia" w:hAnsiTheme="minorEastAsia" w:hint="eastAsia"/>
              </w:rPr>
              <w:t>第２希望</w:t>
            </w:r>
          </w:p>
        </w:tc>
        <w:tc>
          <w:tcPr>
            <w:tcW w:w="5148" w:type="dxa"/>
          </w:tcPr>
          <w:p w14:paraId="3172A002" w14:textId="77777777" w:rsidR="00DA7198" w:rsidRPr="003D5882" w:rsidRDefault="00DA7198" w:rsidP="00DA7198">
            <w:pPr>
              <w:rPr>
                <w:rFonts w:asciiTheme="minorEastAsia" w:hAnsiTheme="minorEastAsia"/>
              </w:rPr>
            </w:pPr>
          </w:p>
        </w:tc>
      </w:tr>
      <w:tr w:rsidR="00DA7198" w:rsidRPr="003D5882" w14:paraId="73D1F574" w14:textId="77777777" w:rsidTr="009A6142">
        <w:tc>
          <w:tcPr>
            <w:tcW w:w="1534" w:type="dxa"/>
            <w:vMerge/>
          </w:tcPr>
          <w:p w14:paraId="237D5F17" w14:textId="77777777" w:rsidR="00DA7198" w:rsidRPr="003D5882" w:rsidRDefault="00DA7198" w:rsidP="00DA7198">
            <w:pPr>
              <w:rPr>
                <w:rFonts w:asciiTheme="minorEastAsia" w:hAnsiTheme="minorEastAsia"/>
              </w:rPr>
            </w:pPr>
          </w:p>
        </w:tc>
        <w:tc>
          <w:tcPr>
            <w:tcW w:w="2238" w:type="dxa"/>
          </w:tcPr>
          <w:p w14:paraId="1BB5C562" w14:textId="5E78781B" w:rsidR="00DA7198" w:rsidRPr="003D5882" w:rsidRDefault="00DA7198" w:rsidP="00DA7198">
            <w:pPr>
              <w:rPr>
                <w:rFonts w:asciiTheme="minorEastAsia" w:hAnsiTheme="minorEastAsia"/>
              </w:rPr>
            </w:pPr>
            <w:r w:rsidRPr="003D5882">
              <w:rPr>
                <w:rFonts w:asciiTheme="minorEastAsia" w:hAnsiTheme="minorEastAsia" w:hint="eastAsia"/>
              </w:rPr>
              <w:t>第３希望</w:t>
            </w:r>
          </w:p>
        </w:tc>
        <w:tc>
          <w:tcPr>
            <w:tcW w:w="5148" w:type="dxa"/>
          </w:tcPr>
          <w:p w14:paraId="2761F3C8" w14:textId="77777777" w:rsidR="00DA7198" w:rsidRPr="003D5882" w:rsidRDefault="00DA7198" w:rsidP="00DA7198">
            <w:pPr>
              <w:rPr>
                <w:rFonts w:asciiTheme="minorEastAsia" w:hAnsiTheme="minorEastAsia"/>
              </w:rPr>
            </w:pPr>
          </w:p>
        </w:tc>
      </w:tr>
      <w:tr w:rsidR="00DA7198" w:rsidRPr="003D5882" w14:paraId="7EE529E5" w14:textId="77777777" w:rsidTr="009A6142">
        <w:tc>
          <w:tcPr>
            <w:tcW w:w="1534" w:type="dxa"/>
            <w:vMerge/>
          </w:tcPr>
          <w:p w14:paraId="72CCACC7" w14:textId="77777777" w:rsidR="00DA7198" w:rsidRPr="003D5882" w:rsidRDefault="00DA7198" w:rsidP="00DA7198">
            <w:pPr>
              <w:rPr>
                <w:rFonts w:asciiTheme="minorEastAsia" w:hAnsiTheme="minorEastAsia"/>
              </w:rPr>
            </w:pPr>
          </w:p>
        </w:tc>
        <w:tc>
          <w:tcPr>
            <w:tcW w:w="2238" w:type="dxa"/>
          </w:tcPr>
          <w:p w14:paraId="310D4E32" w14:textId="7E2E6CCF" w:rsidR="00DA7198" w:rsidRPr="003D5882" w:rsidRDefault="00DA7198" w:rsidP="00DA7198">
            <w:pPr>
              <w:rPr>
                <w:rFonts w:asciiTheme="minorEastAsia" w:hAnsiTheme="minorEastAsia"/>
              </w:rPr>
            </w:pPr>
            <w:r w:rsidRPr="003D5882">
              <w:rPr>
                <w:rFonts w:asciiTheme="minorEastAsia" w:hAnsiTheme="minorEastAsia" w:hint="eastAsia"/>
              </w:rPr>
              <w:t>第４希望</w:t>
            </w:r>
          </w:p>
        </w:tc>
        <w:tc>
          <w:tcPr>
            <w:tcW w:w="5148" w:type="dxa"/>
          </w:tcPr>
          <w:p w14:paraId="667DB066" w14:textId="77777777" w:rsidR="00DA7198" w:rsidRPr="003D5882" w:rsidRDefault="00DA7198" w:rsidP="00DA7198">
            <w:pPr>
              <w:rPr>
                <w:rFonts w:asciiTheme="minorEastAsia" w:hAnsiTheme="minorEastAsia"/>
              </w:rPr>
            </w:pPr>
          </w:p>
        </w:tc>
      </w:tr>
      <w:tr w:rsidR="00DA7198" w:rsidRPr="003D5882" w14:paraId="2ADDFB3C" w14:textId="77777777" w:rsidTr="009A6142">
        <w:tc>
          <w:tcPr>
            <w:tcW w:w="1534" w:type="dxa"/>
            <w:vMerge/>
          </w:tcPr>
          <w:p w14:paraId="645B4E7C" w14:textId="77777777" w:rsidR="00DA7198" w:rsidRPr="003D5882" w:rsidRDefault="00DA7198" w:rsidP="00DA7198">
            <w:pPr>
              <w:rPr>
                <w:rFonts w:asciiTheme="minorEastAsia" w:hAnsiTheme="minorEastAsia"/>
              </w:rPr>
            </w:pPr>
          </w:p>
        </w:tc>
        <w:tc>
          <w:tcPr>
            <w:tcW w:w="2238" w:type="dxa"/>
          </w:tcPr>
          <w:p w14:paraId="1DDECF14" w14:textId="0C91F0F2" w:rsidR="00DA7198" w:rsidRPr="003D5882" w:rsidRDefault="00DA7198" w:rsidP="00DA7198">
            <w:pPr>
              <w:rPr>
                <w:rFonts w:asciiTheme="minorEastAsia" w:hAnsiTheme="minorEastAsia"/>
              </w:rPr>
            </w:pPr>
            <w:r w:rsidRPr="003D5882">
              <w:rPr>
                <w:rFonts w:asciiTheme="minorEastAsia" w:hAnsiTheme="minorEastAsia" w:hint="eastAsia"/>
              </w:rPr>
              <w:t>第５希望</w:t>
            </w:r>
          </w:p>
        </w:tc>
        <w:tc>
          <w:tcPr>
            <w:tcW w:w="5148" w:type="dxa"/>
          </w:tcPr>
          <w:p w14:paraId="07BAF88D" w14:textId="77777777" w:rsidR="00DA7198" w:rsidRPr="003D5882" w:rsidRDefault="00DA7198" w:rsidP="00DA7198">
            <w:pPr>
              <w:rPr>
                <w:rFonts w:asciiTheme="minorEastAsia" w:hAnsiTheme="minorEastAsia"/>
              </w:rPr>
            </w:pPr>
          </w:p>
        </w:tc>
      </w:tr>
      <w:tr w:rsidR="00DA7198" w:rsidRPr="003D5882" w14:paraId="421FF4CD" w14:textId="77777777" w:rsidTr="009A6142">
        <w:tc>
          <w:tcPr>
            <w:tcW w:w="1534" w:type="dxa"/>
            <w:vMerge w:val="restart"/>
          </w:tcPr>
          <w:p w14:paraId="4931A37A" w14:textId="2CC3F5C9" w:rsidR="00DA7198" w:rsidRPr="003D5882" w:rsidRDefault="00DA7198" w:rsidP="00DA7198">
            <w:pPr>
              <w:rPr>
                <w:rFonts w:asciiTheme="minorEastAsia" w:hAnsiTheme="minorEastAsia"/>
              </w:rPr>
            </w:pPr>
            <w:r w:rsidRPr="003D5882">
              <w:rPr>
                <w:rFonts w:asciiTheme="minorEastAsia" w:hAnsiTheme="minorEastAsia" w:hint="eastAsia"/>
              </w:rPr>
              <w:t>担当者連絡先</w:t>
            </w:r>
          </w:p>
        </w:tc>
        <w:tc>
          <w:tcPr>
            <w:tcW w:w="2238" w:type="dxa"/>
          </w:tcPr>
          <w:p w14:paraId="10595C16" w14:textId="0BC50269" w:rsidR="00DA7198" w:rsidRPr="003D5882" w:rsidRDefault="00DA7198" w:rsidP="00DA7198">
            <w:pPr>
              <w:rPr>
                <w:rFonts w:asciiTheme="minorEastAsia" w:hAnsiTheme="minorEastAsia"/>
              </w:rPr>
            </w:pPr>
            <w:r w:rsidRPr="003D5882">
              <w:rPr>
                <w:rFonts w:asciiTheme="minorEastAsia" w:hAnsiTheme="minorEastAsia" w:hint="eastAsia"/>
              </w:rPr>
              <w:t>氏名</w:t>
            </w:r>
          </w:p>
        </w:tc>
        <w:tc>
          <w:tcPr>
            <w:tcW w:w="5148" w:type="dxa"/>
          </w:tcPr>
          <w:p w14:paraId="4F2E6686" w14:textId="407E2C95" w:rsidR="00DA7198" w:rsidRPr="003D5882" w:rsidRDefault="00DA7198" w:rsidP="00DA7198">
            <w:pPr>
              <w:rPr>
                <w:rFonts w:asciiTheme="minorEastAsia" w:hAnsiTheme="minorEastAsia"/>
              </w:rPr>
            </w:pPr>
            <w:r>
              <w:rPr>
                <w:rFonts w:asciiTheme="minorEastAsia" w:hAnsiTheme="minorEastAsia" w:hint="eastAsia"/>
              </w:rPr>
              <w:t>辻野泰充</w:t>
            </w:r>
          </w:p>
        </w:tc>
      </w:tr>
      <w:tr w:rsidR="00DA7198" w:rsidRPr="003D5882" w14:paraId="3ED27F0A" w14:textId="77777777" w:rsidTr="009A6142">
        <w:tc>
          <w:tcPr>
            <w:tcW w:w="1534" w:type="dxa"/>
            <w:vMerge/>
          </w:tcPr>
          <w:p w14:paraId="1504C04B" w14:textId="77777777" w:rsidR="00DA7198" w:rsidRPr="003D5882" w:rsidRDefault="00DA7198" w:rsidP="00DA7198">
            <w:pPr>
              <w:rPr>
                <w:rFonts w:asciiTheme="minorEastAsia" w:hAnsiTheme="minorEastAsia"/>
              </w:rPr>
            </w:pPr>
          </w:p>
        </w:tc>
        <w:tc>
          <w:tcPr>
            <w:tcW w:w="2238" w:type="dxa"/>
          </w:tcPr>
          <w:p w14:paraId="7251B644" w14:textId="71519932" w:rsidR="00DA7198" w:rsidRPr="003D5882" w:rsidRDefault="00DA7198" w:rsidP="00DA7198">
            <w:pPr>
              <w:rPr>
                <w:rFonts w:asciiTheme="minorEastAsia" w:hAnsiTheme="minorEastAsia"/>
              </w:rPr>
            </w:pPr>
            <w:r w:rsidRPr="003D5882">
              <w:rPr>
                <w:rFonts w:asciiTheme="minorEastAsia" w:hAnsiTheme="minorEastAsia" w:hint="eastAsia"/>
              </w:rPr>
              <w:t>部署名</w:t>
            </w:r>
          </w:p>
        </w:tc>
        <w:tc>
          <w:tcPr>
            <w:tcW w:w="5148" w:type="dxa"/>
          </w:tcPr>
          <w:p w14:paraId="43CA314F" w14:textId="1FEC88F3" w:rsidR="00DA7198" w:rsidRPr="003D5882" w:rsidRDefault="00DA7198" w:rsidP="00DA7198">
            <w:pPr>
              <w:rPr>
                <w:rFonts w:asciiTheme="minorEastAsia" w:hAnsiTheme="minorEastAsia"/>
              </w:rPr>
            </w:pPr>
            <w:r>
              <w:rPr>
                <w:rFonts w:asciiTheme="minorEastAsia" w:hAnsiTheme="minorEastAsia" w:hint="eastAsia"/>
              </w:rPr>
              <w:t>品質管理部</w:t>
            </w:r>
          </w:p>
        </w:tc>
      </w:tr>
      <w:tr w:rsidR="00DA7198" w:rsidRPr="003D5882" w14:paraId="1D781D08" w14:textId="77777777" w:rsidTr="009A6142">
        <w:tc>
          <w:tcPr>
            <w:tcW w:w="1534" w:type="dxa"/>
            <w:vMerge/>
          </w:tcPr>
          <w:p w14:paraId="3E51C48F" w14:textId="77777777" w:rsidR="00DA7198" w:rsidRPr="003D5882" w:rsidRDefault="00DA7198" w:rsidP="00DA7198">
            <w:pPr>
              <w:rPr>
                <w:rFonts w:asciiTheme="minorEastAsia" w:hAnsiTheme="minorEastAsia"/>
              </w:rPr>
            </w:pPr>
          </w:p>
        </w:tc>
        <w:tc>
          <w:tcPr>
            <w:tcW w:w="2238" w:type="dxa"/>
          </w:tcPr>
          <w:p w14:paraId="61EE6DB3" w14:textId="70A5D052" w:rsidR="00DA7198" w:rsidRPr="003D5882" w:rsidRDefault="00DA7198" w:rsidP="00DA7198">
            <w:pPr>
              <w:rPr>
                <w:rFonts w:asciiTheme="minorEastAsia" w:hAnsiTheme="minorEastAsia"/>
              </w:rPr>
            </w:pPr>
            <w:r w:rsidRPr="003D5882">
              <w:rPr>
                <w:rFonts w:asciiTheme="minorEastAsia" w:hAnsiTheme="minorEastAsia" w:hint="eastAsia"/>
              </w:rPr>
              <w:t>電話番号</w:t>
            </w:r>
          </w:p>
        </w:tc>
        <w:tc>
          <w:tcPr>
            <w:tcW w:w="5148" w:type="dxa"/>
          </w:tcPr>
          <w:p w14:paraId="12F35E5F" w14:textId="73B2BF5D" w:rsidR="00DA7198" w:rsidRPr="003D5882" w:rsidRDefault="001D74B1" w:rsidP="00DA7198">
            <w:pPr>
              <w:rPr>
                <w:rFonts w:asciiTheme="minorEastAsia" w:hAnsiTheme="minorEastAsia"/>
              </w:rPr>
            </w:pPr>
            <w:r w:rsidRPr="001D74B1">
              <w:rPr>
                <w:rFonts w:asciiTheme="minorEastAsia" w:hAnsiTheme="minorEastAsia"/>
              </w:rPr>
              <w:t>06-6886-7299</w:t>
            </w:r>
          </w:p>
        </w:tc>
      </w:tr>
      <w:tr w:rsidR="00DA7198" w:rsidRPr="003D5882" w14:paraId="31A8200E" w14:textId="77777777" w:rsidTr="009A6142">
        <w:tc>
          <w:tcPr>
            <w:tcW w:w="1534" w:type="dxa"/>
            <w:vMerge/>
          </w:tcPr>
          <w:p w14:paraId="31195016" w14:textId="77777777" w:rsidR="00DA7198" w:rsidRPr="003D5882" w:rsidRDefault="00DA7198" w:rsidP="00DA7198">
            <w:pPr>
              <w:rPr>
                <w:rFonts w:asciiTheme="minorEastAsia" w:hAnsiTheme="minorEastAsia"/>
              </w:rPr>
            </w:pPr>
          </w:p>
        </w:tc>
        <w:tc>
          <w:tcPr>
            <w:tcW w:w="2238" w:type="dxa"/>
          </w:tcPr>
          <w:p w14:paraId="33223CBA" w14:textId="66063ACE" w:rsidR="00DA7198" w:rsidRPr="003D5882" w:rsidRDefault="00DA7198" w:rsidP="00DA7198">
            <w:pPr>
              <w:rPr>
                <w:rFonts w:asciiTheme="minorEastAsia" w:hAnsiTheme="minorEastAsia"/>
              </w:rPr>
            </w:pPr>
            <w:r w:rsidRPr="003D5882">
              <w:rPr>
                <w:rFonts w:asciiTheme="minorEastAsia" w:hAnsiTheme="minorEastAsia" w:hint="eastAsia"/>
              </w:rPr>
              <w:t>FAX 番号</w:t>
            </w:r>
          </w:p>
        </w:tc>
        <w:tc>
          <w:tcPr>
            <w:tcW w:w="5148" w:type="dxa"/>
          </w:tcPr>
          <w:p w14:paraId="43807227" w14:textId="47E3C3B3" w:rsidR="00DA7198" w:rsidRPr="003D5882" w:rsidRDefault="001D74B1" w:rsidP="00DA7198">
            <w:pPr>
              <w:rPr>
                <w:rFonts w:asciiTheme="minorEastAsia" w:hAnsiTheme="minorEastAsia"/>
              </w:rPr>
            </w:pPr>
            <w:r w:rsidRPr="001D74B1">
              <w:rPr>
                <w:rFonts w:asciiTheme="minorEastAsia" w:hAnsiTheme="minorEastAsia"/>
              </w:rPr>
              <w:t>06-6886-7399</w:t>
            </w:r>
          </w:p>
        </w:tc>
      </w:tr>
      <w:tr w:rsidR="00DA7198" w:rsidRPr="003D5882" w14:paraId="331A232A" w14:textId="77777777" w:rsidTr="009A6142">
        <w:tc>
          <w:tcPr>
            <w:tcW w:w="1534" w:type="dxa"/>
            <w:vMerge/>
          </w:tcPr>
          <w:p w14:paraId="2FFDD98F" w14:textId="77777777" w:rsidR="00DA7198" w:rsidRPr="003D5882" w:rsidRDefault="00DA7198" w:rsidP="00DA7198">
            <w:pPr>
              <w:rPr>
                <w:rFonts w:asciiTheme="minorEastAsia" w:hAnsiTheme="minorEastAsia"/>
              </w:rPr>
            </w:pPr>
          </w:p>
        </w:tc>
        <w:tc>
          <w:tcPr>
            <w:tcW w:w="2238" w:type="dxa"/>
          </w:tcPr>
          <w:p w14:paraId="38900197" w14:textId="465DCDE6" w:rsidR="00DA7198" w:rsidRPr="003D5882" w:rsidRDefault="00DA7198" w:rsidP="00DA7198">
            <w:pPr>
              <w:rPr>
                <w:rFonts w:asciiTheme="minorEastAsia" w:hAnsiTheme="minorEastAsia"/>
              </w:rPr>
            </w:pPr>
            <w:r w:rsidRPr="003D5882">
              <w:rPr>
                <w:rFonts w:asciiTheme="minorEastAsia" w:hAnsiTheme="minorEastAsia"/>
              </w:rPr>
              <w:t>E-mail</w:t>
            </w:r>
          </w:p>
        </w:tc>
        <w:tc>
          <w:tcPr>
            <w:tcW w:w="5148" w:type="dxa"/>
          </w:tcPr>
          <w:p w14:paraId="0799D201" w14:textId="388B112A" w:rsidR="00DA7198" w:rsidRPr="003D5882" w:rsidRDefault="0014219A" w:rsidP="00DA7198">
            <w:pPr>
              <w:rPr>
                <w:rFonts w:asciiTheme="minorEastAsia" w:hAnsiTheme="minorEastAsia"/>
              </w:rPr>
            </w:pPr>
            <w:r>
              <w:rPr>
                <w:rFonts w:asciiTheme="minorEastAsia" w:hAnsiTheme="minorEastAsia"/>
              </w:rPr>
              <w:t>yakuji</w:t>
            </w:r>
            <w:r w:rsidR="00DA7198">
              <w:rPr>
                <w:rFonts w:asciiTheme="minorEastAsia" w:hAnsiTheme="minorEastAsia"/>
              </w:rPr>
              <w:t>@icatcorp.jp</w:t>
            </w:r>
          </w:p>
        </w:tc>
      </w:tr>
      <w:tr w:rsidR="00DA7198" w:rsidRPr="003D5882" w14:paraId="7D129660" w14:textId="77777777" w:rsidTr="009A6142">
        <w:tc>
          <w:tcPr>
            <w:tcW w:w="3772" w:type="dxa"/>
            <w:gridSpan w:val="2"/>
          </w:tcPr>
          <w:p w14:paraId="31052165" w14:textId="64D8B541" w:rsidR="00DA7198" w:rsidRPr="003D5882" w:rsidRDefault="00DA7198" w:rsidP="00DA7198">
            <w:pPr>
              <w:rPr>
                <w:rFonts w:asciiTheme="minorEastAsia" w:hAnsiTheme="minorEastAsia"/>
              </w:rPr>
            </w:pPr>
            <w:r w:rsidRPr="003D5882">
              <w:rPr>
                <w:rFonts w:asciiTheme="minorEastAsia" w:hAnsiTheme="minorEastAsia" w:hint="eastAsia"/>
              </w:rPr>
              <w:t>特記事項</w:t>
            </w:r>
            <w:r w:rsidRPr="003D5882">
              <w:rPr>
                <w:rFonts w:asciiTheme="minorEastAsia" w:hAnsiTheme="minorEastAsia" w:hint="eastAsia"/>
                <w:vertAlign w:val="superscript"/>
              </w:rPr>
              <w:t>※８</w:t>
            </w:r>
          </w:p>
        </w:tc>
        <w:tc>
          <w:tcPr>
            <w:tcW w:w="5148" w:type="dxa"/>
          </w:tcPr>
          <w:p w14:paraId="2CDEDEB5" w14:textId="77777777" w:rsidR="00DA7198" w:rsidRPr="003D5882" w:rsidRDefault="00DA7198" w:rsidP="00DA7198">
            <w:pPr>
              <w:rPr>
                <w:rFonts w:asciiTheme="minorEastAsia" w:hAnsiTheme="minorEastAsia"/>
              </w:rPr>
            </w:pPr>
          </w:p>
        </w:tc>
      </w:tr>
    </w:tbl>
    <w:p w14:paraId="65B2CCB3" w14:textId="77777777" w:rsidR="003129FE" w:rsidRPr="003D5882" w:rsidRDefault="003129FE" w:rsidP="003129FE">
      <w:pPr>
        <w:ind w:left="480" w:hangingChars="300" w:hanging="480"/>
        <w:rPr>
          <w:ins w:id="0" w:author="作成者"/>
          <w:rFonts w:asciiTheme="minorEastAsia" w:hAnsiTheme="minorEastAsia" w:cs="Arial"/>
          <w:sz w:val="18"/>
          <w:szCs w:val="20"/>
          <w:lang w:eastAsia="ja-JP"/>
        </w:rPr>
      </w:pPr>
      <w:ins w:id="1" w:author="作成者">
        <w:r w:rsidRPr="003D5882">
          <w:rPr>
            <w:rFonts w:asciiTheme="minorEastAsia" w:hAnsiTheme="minorEastAsia" w:hint="eastAsia"/>
            <w:sz w:val="16"/>
            <w:szCs w:val="16"/>
            <w:lang w:eastAsia="ja-JP"/>
          </w:rPr>
          <w:t>注：A4 １枚に収まるように記載する。本様式に収まらない場合は別紙に添付する旨を記載した上で、指定した別紙にて記載することで可。</w:t>
        </w:r>
        <w:r w:rsidRPr="0033219E">
          <w:rPr>
            <w:rFonts w:asciiTheme="minorEastAsia" w:hAnsiTheme="minorEastAsia" w:hint="eastAsia"/>
            <w:sz w:val="16"/>
            <w:szCs w:val="16"/>
            <w:u w:val="single"/>
            <w:lang w:eastAsia="ja-JP"/>
          </w:rPr>
          <w:t>本製品の概要、本製品の臨床的位置づけ、実施済みの非臨床試験、臨床試験、臨床研究等の進捗状況</w:t>
        </w:r>
        <w:r w:rsidRPr="0033219E">
          <w:rPr>
            <w:rFonts w:asciiTheme="minorEastAsia" w:hAnsiTheme="minorEastAsia" w:hint="eastAsia"/>
            <w:sz w:val="16"/>
            <w:szCs w:val="16"/>
            <w:u w:val="single"/>
            <w:lang w:eastAsia="ja-JP"/>
          </w:rPr>
          <w:lastRenderedPageBreak/>
          <w:t>や結果概要、本品から使用者に提供される情報に関する内容</w:t>
        </w:r>
        <w:r>
          <w:rPr>
            <w:rFonts w:asciiTheme="minorEastAsia" w:hAnsiTheme="minorEastAsia" w:hint="eastAsia"/>
            <w:sz w:val="16"/>
            <w:szCs w:val="16"/>
            <w:u w:val="single"/>
            <w:lang w:eastAsia="ja-JP"/>
          </w:rPr>
          <w:t>、海外における類似品の有無について</w:t>
        </w:r>
        <w:r w:rsidRPr="0033219E">
          <w:rPr>
            <w:rFonts w:asciiTheme="minorEastAsia" w:hAnsiTheme="minorEastAsia" w:hint="eastAsia"/>
            <w:sz w:val="16"/>
            <w:szCs w:val="16"/>
            <w:u w:val="single"/>
            <w:lang w:eastAsia="ja-JP"/>
          </w:rPr>
          <w:t>も含めること。</w:t>
        </w:r>
      </w:ins>
    </w:p>
    <w:p w14:paraId="1763EDBC" w14:textId="77777777" w:rsidR="003129FE" w:rsidRPr="003D5882" w:rsidRDefault="003129FE" w:rsidP="003129FE">
      <w:pPr>
        <w:rPr>
          <w:ins w:id="2" w:author="作成者"/>
          <w:rFonts w:asciiTheme="minorEastAsia" w:hAnsiTheme="minorEastAsia"/>
          <w:sz w:val="16"/>
          <w:szCs w:val="16"/>
          <w:lang w:eastAsia="ja-JP"/>
        </w:rPr>
      </w:pPr>
      <w:ins w:id="3" w:author="作成者">
        <w:r w:rsidRPr="003D5882">
          <w:rPr>
            <w:rFonts w:asciiTheme="minorEastAsia" w:hAnsiTheme="minorEastAsia" w:hint="eastAsia"/>
            <w:sz w:val="16"/>
            <w:szCs w:val="16"/>
            <w:lang w:eastAsia="ja-JP"/>
          </w:rPr>
          <w:t>※１：既に承認を取得している場合に記載、未承認の場合には「―」と記載。</w:t>
        </w:r>
      </w:ins>
    </w:p>
    <w:p w14:paraId="6FA3FEB0" w14:textId="77777777" w:rsidR="003129FE" w:rsidRPr="003D5882" w:rsidRDefault="003129FE" w:rsidP="003129FE">
      <w:pPr>
        <w:rPr>
          <w:ins w:id="4" w:author="作成者"/>
          <w:rFonts w:asciiTheme="minorEastAsia" w:hAnsiTheme="minorEastAsia"/>
          <w:sz w:val="16"/>
          <w:szCs w:val="16"/>
          <w:lang w:eastAsia="ja-JP"/>
        </w:rPr>
      </w:pPr>
      <w:ins w:id="5" w:author="作成者">
        <w:r w:rsidRPr="003D5882">
          <w:rPr>
            <w:rFonts w:asciiTheme="minorEastAsia" w:hAnsiTheme="minorEastAsia" w:hint="eastAsia"/>
            <w:sz w:val="16"/>
            <w:szCs w:val="16"/>
            <w:lang w:eastAsia="ja-JP"/>
          </w:rPr>
          <w:t>※２：該当する一般的名称がない場合には「新設」と記載。</w:t>
        </w:r>
      </w:ins>
    </w:p>
    <w:p w14:paraId="016EAB64" w14:textId="77777777" w:rsidR="003129FE" w:rsidRPr="003D5882" w:rsidRDefault="003129FE" w:rsidP="003129FE">
      <w:pPr>
        <w:ind w:left="480" w:hangingChars="300" w:hanging="480"/>
        <w:rPr>
          <w:ins w:id="6" w:author="作成者"/>
          <w:rFonts w:asciiTheme="minorEastAsia" w:hAnsiTheme="minorEastAsia"/>
          <w:sz w:val="16"/>
          <w:szCs w:val="16"/>
          <w:lang w:eastAsia="ja-JP"/>
        </w:rPr>
      </w:pPr>
      <w:ins w:id="7" w:author="作成者">
        <w:r w:rsidRPr="003D5882">
          <w:rPr>
            <w:rFonts w:asciiTheme="minorEastAsia" w:hAnsiTheme="minorEastAsia" w:hint="eastAsia"/>
            <w:sz w:val="16"/>
            <w:szCs w:val="16"/>
            <w:lang w:eastAsia="ja-JP"/>
          </w:rPr>
          <w:t>※３：</w:t>
        </w:r>
        <w:r w:rsidRPr="003D5882">
          <w:rPr>
            <w:rFonts w:asciiTheme="minorEastAsia" w:hAnsiTheme="minorEastAsia" w:cs="Arial" w:hint="eastAsia"/>
            <w:sz w:val="16"/>
            <w:szCs w:val="16"/>
            <w:lang w:eastAsia="ja-JP"/>
          </w:rPr>
          <w:t>既に決まっている場合に記載。販売名の名称が決まっていない場合には「開発記号等」又は仮称を記載し、最後に「（仮称）」と記載すること。</w:t>
        </w:r>
      </w:ins>
    </w:p>
    <w:p w14:paraId="0DB1BBC7" w14:textId="77777777" w:rsidR="003129FE" w:rsidRPr="003D5882" w:rsidRDefault="003129FE" w:rsidP="003129FE">
      <w:pPr>
        <w:rPr>
          <w:ins w:id="8" w:author="作成者"/>
          <w:rFonts w:asciiTheme="minorEastAsia" w:hAnsiTheme="minorEastAsia"/>
          <w:sz w:val="16"/>
          <w:szCs w:val="16"/>
          <w:lang w:eastAsia="ja-JP"/>
        </w:rPr>
      </w:pPr>
      <w:ins w:id="9" w:author="作成者">
        <w:r w:rsidRPr="003D5882">
          <w:rPr>
            <w:rFonts w:asciiTheme="minorEastAsia" w:hAnsiTheme="minorEastAsia" w:hint="eastAsia"/>
            <w:sz w:val="16"/>
            <w:szCs w:val="16"/>
            <w:lang w:eastAsia="ja-JP"/>
          </w:rPr>
          <w:t>※４：申請時点で予定している使用目的又は効果を記載。</w:t>
        </w:r>
      </w:ins>
    </w:p>
    <w:p w14:paraId="767D675B" w14:textId="77777777" w:rsidR="003129FE" w:rsidRPr="003D5882" w:rsidRDefault="003129FE" w:rsidP="003129FE">
      <w:pPr>
        <w:rPr>
          <w:ins w:id="10" w:author="作成者"/>
          <w:rFonts w:asciiTheme="minorEastAsia" w:hAnsiTheme="minorEastAsia"/>
          <w:sz w:val="16"/>
          <w:szCs w:val="16"/>
          <w:lang w:eastAsia="ja-JP"/>
        </w:rPr>
      </w:pPr>
      <w:ins w:id="11" w:author="作成者">
        <w:r w:rsidRPr="003D5882">
          <w:rPr>
            <w:rFonts w:asciiTheme="minorEastAsia" w:hAnsiTheme="minorEastAsia" w:hint="eastAsia"/>
            <w:sz w:val="16"/>
            <w:szCs w:val="16"/>
            <w:lang w:eastAsia="ja-JP"/>
          </w:rPr>
          <w:t>※５：申請時点で予定している使用方法を記載。</w:t>
        </w:r>
      </w:ins>
    </w:p>
    <w:p w14:paraId="43F2FDE4" w14:textId="77777777" w:rsidR="003129FE" w:rsidRPr="003D5882" w:rsidRDefault="003129FE" w:rsidP="003129FE">
      <w:pPr>
        <w:ind w:left="480" w:hangingChars="300" w:hanging="480"/>
        <w:rPr>
          <w:ins w:id="12" w:author="作成者"/>
          <w:rFonts w:asciiTheme="minorEastAsia" w:hAnsiTheme="minorEastAsia"/>
          <w:sz w:val="16"/>
          <w:szCs w:val="16"/>
          <w:lang w:eastAsia="ja-JP"/>
        </w:rPr>
      </w:pPr>
      <w:ins w:id="13" w:author="作成者">
        <w:r w:rsidRPr="003D5882">
          <w:rPr>
            <w:rFonts w:asciiTheme="minorEastAsia" w:hAnsiTheme="minorEastAsia" w:hint="eastAsia"/>
            <w:sz w:val="16"/>
            <w:szCs w:val="16"/>
            <w:lang w:eastAsia="ja-JP"/>
          </w:rPr>
          <w:t>※６：</w:t>
        </w:r>
        <w:r w:rsidRPr="00D00687">
          <w:rPr>
            <w:rFonts w:asciiTheme="minorEastAsia" w:hAnsiTheme="minorEastAsia" w:hint="eastAsia"/>
            <w:sz w:val="16"/>
            <w:szCs w:val="16"/>
            <w:u w:val="single"/>
            <w:lang w:eastAsia="ja-JP"/>
          </w:rPr>
          <w:t>指定基準への該当性について、端的に根拠に基づいて記載。根拠となる臨床又は非臨床試験成績の概要は別紙に添付することで可。</w:t>
        </w:r>
      </w:ins>
    </w:p>
    <w:p w14:paraId="5C02DE3B" w14:textId="77777777" w:rsidR="003129FE" w:rsidRPr="003D5882" w:rsidRDefault="003129FE" w:rsidP="003129FE">
      <w:pPr>
        <w:rPr>
          <w:ins w:id="14" w:author="作成者"/>
          <w:rFonts w:asciiTheme="minorEastAsia" w:hAnsiTheme="minorEastAsia"/>
          <w:sz w:val="16"/>
          <w:szCs w:val="16"/>
          <w:lang w:eastAsia="ja-JP"/>
        </w:rPr>
      </w:pPr>
      <w:ins w:id="15" w:author="作成者">
        <w:r w:rsidRPr="003D5882">
          <w:rPr>
            <w:rFonts w:asciiTheme="minorEastAsia" w:hAnsiTheme="minorEastAsia" w:hint="eastAsia"/>
            <w:sz w:val="16"/>
            <w:szCs w:val="16"/>
            <w:lang w:eastAsia="ja-JP"/>
          </w:rPr>
          <w:t>※７：ヒアリング希望日時については、１時間を１コマとして「○月○日○時～○時」と記載する。</w:t>
        </w:r>
      </w:ins>
    </w:p>
    <w:p w14:paraId="7514656E" w14:textId="77777777" w:rsidR="003129FE" w:rsidRPr="003D5882" w:rsidRDefault="003129FE" w:rsidP="003129FE">
      <w:pPr>
        <w:ind w:left="480" w:hangingChars="300" w:hanging="480"/>
        <w:rPr>
          <w:ins w:id="16" w:author="作成者"/>
          <w:rFonts w:asciiTheme="minorEastAsia" w:hAnsiTheme="minorEastAsia"/>
          <w:sz w:val="16"/>
          <w:szCs w:val="16"/>
          <w:lang w:eastAsia="ja-JP"/>
        </w:rPr>
      </w:pPr>
      <w:ins w:id="17" w:author="作成者">
        <w:r w:rsidRPr="003D5882">
          <w:rPr>
            <w:rFonts w:asciiTheme="minorEastAsia" w:hAnsiTheme="minorEastAsia" w:hint="eastAsia"/>
            <w:sz w:val="16"/>
            <w:szCs w:val="16"/>
            <w:lang w:eastAsia="ja-JP"/>
          </w:rPr>
          <w:t>※８：併用医療機器がある場合、その詳細を特記事項欄へ記載すること。</w:t>
        </w:r>
      </w:ins>
    </w:p>
    <w:p w14:paraId="1437559B" w14:textId="77777777" w:rsidR="00C3542D" w:rsidRPr="003D5882" w:rsidRDefault="00C3542D" w:rsidP="00C3542D">
      <w:pPr>
        <w:jc w:val="center"/>
        <w:rPr>
          <w:rFonts w:asciiTheme="minorEastAsia" w:hAnsiTheme="minorEastAsia"/>
          <w:lang w:eastAsia="ja-JP"/>
        </w:rPr>
      </w:pPr>
    </w:p>
    <w:p w14:paraId="6A0F3D3F" w14:textId="5E0077F4" w:rsidR="00C3542D" w:rsidRPr="003D5882" w:rsidRDefault="00715101" w:rsidP="00715101">
      <w:pPr>
        <w:tabs>
          <w:tab w:val="left" w:pos="2085"/>
        </w:tabs>
        <w:rPr>
          <w:rFonts w:asciiTheme="minorEastAsia" w:hAnsiTheme="minorEastAsia"/>
          <w:sz w:val="16"/>
          <w:szCs w:val="16"/>
          <w:lang w:eastAsia="ja-JP"/>
        </w:rPr>
      </w:pPr>
      <w:r w:rsidRPr="003D5882">
        <w:rPr>
          <w:rFonts w:asciiTheme="minorEastAsia" w:hAnsiTheme="minorEastAsia"/>
          <w:sz w:val="16"/>
          <w:szCs w:val="16"/>
          <w:lang w:eastAsia="ja-JP"/>
        </w:rPr>
        <w:tab/>
      </w:r>
    </w:p>
    <w:p w14:paraId="5C490579" w14:textId="4A07F81E" w:rsidR="00BB08B6" w:rsidRPr="00430A05" w:rsidRDefault="00D5219C" w:rsidP="00C55350">
      <w:pPr>
        <w:rPr>
          <w:rFonts w:asciiTheme="minorEastAsia" w:hAnsiTheme="minorEastAsia"/>
          <w:lang w:eastAsia="ja-JP"/>
        </w:rPr>
      </w:pPr>
      <w:r>
        <w:rPr>
          <w:rFonts w:asciiTheme="minorEastAsia" w:hAnsiTheme="minorEastAsia"/>
          <w:lang w:eastAsia="ja-JP"/>
        </w:rPr>
        <w:br w:type="column"/>
      </w:r>
    </w:p>
    <w:p w14:paraId="634981BA" w14:textId="2FDEEB82" w:rsidR="00C55350" w:rsidRPr="003D5882" w:rsidRDefault="0040296A" w:rsidP="001C5583">
      <w:pPr>
        <w:jc w:val="right"/>
        <w:rPr>
          <w:rFonts w:asciiTheme="minorEastAsia" w:hAnsiTheme="minorEastAsia"/>
          <w:lang w:eastAsia="ja-JP"/>
        </w:rPr>
      </w:pPr>
      <w:r w:rsidRPr="003D5882">
        <w:rPr>
          <w:rFonts w:asciiTheme="minorEastAsia" w:hAnsiTheme="minorEastAsia" w:hint="eastAsia"/>
          <w:lang w:eastAsia="ja-JP"/>
        </w:rPr>
        <w:t>（別紙</w:t>
      </w:r>
      <w:r w:rsidR="001C5583" w:rsidRPr="003D5882">
        <w:rPr>
          <w:rFonts w:asciiTheme="minorEastAsia" w:hAnsiTheme="minorEastAsia" w:hint="eastAsia"/>
          <w:lang w:eastAsia="ja-JP"/>
        </w:rPr>
        <w:t>）</w:t>
      </w:r>
    </w:p>
    <w:p w14:paraId="0304C35A" w14:textId="695357F8" w:rsidR="00761B52" w:rsidRPr="003D5882" w:rsidRDefault="00761B52" w:rsidP="00C55350">
      <w:pPr>
        <w:jc w:val="center"/>
        <w:rPr>
          <w:rFonts w:asciiTheme="minorEastAsia" w:hAnsiTheme="minorEastAsia" w:cs="Arial"/>
          <w:lang w:eastAsia="ja-JP"/>
        </w:rPr>
      </w:pPr>
    </w:p>
    <w:p w14:paraId="68C6FCD4" w14:textId="1D25E988" w:rsidR="00761B52" w:rsidRPr="003D5882" w:rsidRDefault="00745A46" w:rsidP="00761B52">
      <w:pPr>
        <w:jc w:val="center"/>
        <w:rPr>
          <w:rFonts w:asciiTheme="minorEastAsia" w:hAnsiTheme="minorEastAsia" w:cs="Arial"/>
          <w:b/>
          <w:lang w:eastAsia="ja-JP"/>
        </w:rPr>
      </w:pPr>
      <w:r w:rsidRPr="003D5882">
        <w:rPr>
          <w:rFonts w:asciiTheme="minorEastAsia" w:hAnsiTheme="minorEastAsia" w:cs="Arial" w:hint="eastAsia"/>
          <w:b/>
          <w:lang w:eastAsia="ja-JP"/>
        </w:rPr>
        <w:t>プログラム医療機器</w:t>
      </w:r>
      <w:r w:rsidR="0066241E" w:rsidRPr="003D5882">
        <w:rPr>
          <w:rFonts w:asciiTheme="minorEastAsia" w:hAnsiTheme="minorEastAsia" w:hint="eastAsia"/>
          <w:b/>
          <w:lang w:eastAsia="ja-JP"/>
        </w:rPr>
        <w:t>等</w:t>
      </w:r>
      <w:r w:rsidRPr="003D5882">
        <w:rPr>
          <w:rFonts w:asciiTheme="minorEastAsia" w:hAnsiTheme="minorEastAsia" w:cs="Arial" w:hint="eastAsia"/>
          <w:b/>
          <w:lang w:eastAsia="ja-JP"/>
        </w:rPr>
        <w:t>に係る優先的な審査等の指定</w:t>
      </w:r>
      <w:r w:rsidR="00761B52" w:rsidRPr="003D5882">
        <w:rPr>
          <w:rFonts w:asciiTheme="minorEastAsia" w:hAnsiTheme="minorEastAsia" w:cs="Arial" w:hint="eastAsia"/>
          <w:b/>
          <w:lang w:eastAsia="ja-JP"/>
        </w:rPr>
        <w:t>要件該当性に関する概要</w:t>
      </w:r>
    </w:p>
    <w:p w14:paraId="34DE4682" w14:textId="567CF881" w:rsidR="00761B52" w:rsidRPr="003D5882" w:rsidRDefault="00761B52" w:rsidP="00761B52">
      <w:pPr>
        <w:jc w:val="center"/>
        <w:rPr>
          <w:rFonts w:asciiTheme="minorEastAsia" w:hAnsiTheme="minorEastAsia" w:cs="Arial"/>
          <w:lang w:eastAsia="ja-JP"/>
        </w:rPr>
      </w:pPr>
    </w:p>
    <w:tbl>
      <w:tblPr>
        <w:tblStyle w:val="af3"/>
        <w:tblW w:w="0" w:type="auto"/>
        <w:jc w:val="center"/>
        <w:tblLook w:val="04A0" w:firstRow="1" w:lastRow="0" w:firstColumn="1" w:lastColumn="0" w:noHBand="0" w:noVBand="1"/>
      </w:tblPr>
      <w:tblGrid>
        <w:gridCol w:w="789"/>
        <w:gridCol w:w="2183"/>
        <w:gridCol w:w="5948"/>
      </w:tblGrid>
      <w:tr w:rsidR="007E20E6" w:rsidRPr="003D5882" w14:paraId="05F0C123" w14:textId="77777777" w:rsidTr="008B5256">
        <w:trPr>
          <w:jc w:val="center"/>
        </w:trPr>
        <w:tc>
          <w:tcPr>
            <w:tcW w:w="2972" w:type="dxa"/>
            <w:gridSpan w:val="2"/>
            <w:vAlign w:val="center"/>
          </w:tcPr>
          <w:p w14:paraId="4E43AC83" w14:textId="77777777" w:rsidR="00761B52" w:rsidRPr="003D5882" w:rsidRDefault="00761B52" w:rsidP="00761B52">
            <w:pPr>
              <w:rPr>
                <w:rFonts w:asciiTheme="minorEastAsia" w:hAnsiTheme="minorEastAsia" w:cs="Arial"/>
              </w:rPr>
            </w:pPr>
            <w:r w:rsidRPr="003D5882">
              <w:rPr>
                <w:rFonts w:asciiTheme="minorEastAsia" w:hAnsiTheme="minorEastAsia" w:cs="Arial" w:hint="eastAsia"/>
              </w:rPr>
              <w:t>申請者名</w:t>
            </w:r>
          </w:p>
        </w:tc>
        <w:tc>
          <w:tcPr>
            <w:tcW w:w="5948" w:type="dxa"/>
          </w:tcPr>
          <w:p w14:paraId="153DFBC7" w14:textId="32CFD0DB" w:rsidR="00761B52" w:rsidRPr="003D5882" w:rsidRDefault="0084384D" w:rsidP="00761B52">
            <w:pPr>
              <w:rPr>
                <w:rFonts w:asciiTheme="minorEastAsia" w:hAnsiTheme="minorEastAsia" w:cs="Arial"/>
              </w:rPr>
            </w:pPr>
            <w:r>
              <w:rPr>
                <w:rFonts w:asciiTheme="minorEastAsia" w:hAnsiTheme="minorEastAsia" w:cs="Arial" w:hint="eastAsia"/>
              </w:rPr>
              <w:t>株式会社アイキャット</w:t>
            </w:r>
          </w:p>
        </w:tc>
      </w:tr>
      <w:tr w:rsidR="007E20E6" w:rsidRPr="003D5882" w14:paraId="0B5E04CB" w14:textId="77777777" w:rsidTr="008B5256">
        <w:trPr>
          <w:jc w:val="center"/>
        </w:trPr>
        <w:tc>
          <w:tcPr>
            <w:tcW w:w="789" w:type="dxa"/>
            <w:vMerge w:val="restart"/>
            <w:vAlign w:val="center"/>
          </w:tcPr>
          <w:p w14:paraId="002E05E7" w14:textId="77777777" w:rsidR="00761B52" w:rsidRPr="003D5882" w:rsidRDefault="00761B52" w:rsidP="00761B52">
            <w:pPr>
              <w:jc w:val="both"/>
              <w:rPr>
                <w:rFonts w:asciiTheme="minorEastAsia" w:hAnsiTheme="minorEastAsia" w:cs="Arial"/>
              </w:rPr>
            </w:pPr>
            <w:r w:rsidRPr="003D5882">
              <w:rPr>
                <w:rFonts w:asciiTheme="minorEastAsia" w:hAnsiTheme="minorEastAsia" w:cs="Arial" w:hint="eastAsia"/>
              </w:rPr>
              <w:t>名称</w:t>
            </w:r>
          </w:p>
        </w:tc>
        <w:tc>
          <w:tcPr>
            <w:tcW w:w="2183" w:type="dxa"/>
          </w:tcPr>
          <w:p w14:paraId="00A52C83" w14:textId="77777777" w:rsidR="00761B52" w:rsidRPr="003D5882" w:rsidRDefault="00761B52" w:rsidP="00761B52">
            <w:pPr>
              <w:rPr>
                <w:rFonts w:asciiTheme="minorEastAsia" w:hAnsiTheme="minorEastAsia" w:cs="Arial"/>
              </w:rPr>
            </w:pPr>
            <w:r w:rsidRPr="003D5882">
              <w:rPr>
                <w:rFonts w:asciiTheme="minorEastAsia" w:hAnsiTheme="minorEastAsia" w:cs="Arial" w:hint="eastAsia"/>
              </w:rPr>
              <w:t>一般的名称</w:t>
            </w:r>
            <w:r w:rsidRPr="003D5882">
              <w:rPr>
                <w:rFonts w:asciiTheme="minorEastAsia" w:hAnsiTheme="minorEastAsia" w:cs="Arial" w:hint="eastAsia"/>
                <w:vertAlign w:val="superscript"/>
              </w:rPr>
              <w:t>※１</w:t>
            </w:r>
          </w:p>
        </w:tc>
        <w:tc>
          <w:tcPr>
            <w:tcW w:w="5948" w:type="dxa"/>
          </w:tcPr>
          <w:p w14:paraId="5BA95CE8" w14:textId="409B86E1" w:rsidR="00761B52" w:rsidRPr="003D5882" w:rsidRDefault="0084384D" w:rsidP="00761B52">
            <w:pPr>
              <w:rPr>
                <w:rFonts w:asciiTheme="minorEastAsia" w:hAnsiTheme="minorEastAsia" w:cs="Arial"/>
              </w:rPr>
            </w:pPr>
            <w:r>
              <w:rPr>
                <w:rFonts w:asciiTheme="minorEastAsia" w:hAnsiTheme="minorEastAsia" w:cs="Arial" w:hint="eastAsia"/>
              </w:rPr>
              <w:t>新設</w:t>
            </w:r>
          </w:p>
        </w:tc>
      </w:tr>
      <w:tr w:rsidR="007E20E6" w:rsidRPr="003D5882" w14:paraId="63C07989" w14:textId="77777777" w:rsidTr="008B5256">
        <w:trPr>
          <w:jc w:val="center"/>
        </w:trPr>
        <w:tc>
          <w:tcPr>
            <w:tcW w:w="789" w:type="dxa"/>
            <w:vMerge/>
          </w:tcPr>
          <w:p w14:paraId="30EA83A3" w14:textId="77777777" w:rsidR="00761B52" w:rsidRPr="003D5882" w:rsidRDefault="00761B52" w:rsidP="00761B52">
            <w:pPr>
              <w:rPr>
                <w:rFonts w:asciiTheme="minorEastAsia" w:hAnsiTheme="minorEastAsia" w:cs="Arial"/>
              </w:rPr>
            </w:pPr>
          </w:p>
        </w:tc>
        <w:tc>
          <w:tcPr>
            <w:tcW w:w="2183" w:type="dxa"/>
          </w:tcPr>
          <w:p w14:paraId="2FC8DE48" w14:textId="77777777" w:rsidR="00761B52" w:rsidRPr="003D5882" w:rsidRDefault="00761B52" w:rsidP="00761B52">
            <w:pPr>
              <w:rPr>
                <w:rFonts w:asciiTheme="minorEastAsia" w:hAnsiTheme="minorEastAsia" w:cs="Arial"/>
              </w:rPr>
            </w:pPr>
            <w:r w:rsidRPr="003D5882">
              <w:rPr>
                <w:rFonts w:asciiTheme="minorEastAsia" w:hAnsiTheme="minorEastAsia" w:cs="Arial" w:hint="eastAsia"/>
              </w:rPr>
              <w:t>販売名</w:t>
            </w:r>
            <w:r w:rsidRPr="003D5882">
              <w:rPr>
                <w:rFonts w:asciiTheme="minorEastAsia" w:hAnsiTheme="minorEastAsia" w:cs="Arial" w:hint="eastAsia"/>
                <w:vertAlign w:val="superscript"/>
              </w:rPr>
              <w:t>※２</w:t>
            </w:r>
          </w:p>
        </w:tc>
        <w:tc>
          <w:tcPr>
            <w:tcW w:w="5948" w:type="dxa"/>
          </w:tcPr>
          <w:p w14:paraId="4804305F" w14:textId="51166255" w:rsidR="00761B52" w:rsidRPr="003D5882" w:rsidRDefault="0084384D" w:rsidP="00383777">
            <w:pPr>
              <w:rPr>
                <w:rFonts w:asciiTheme="minorEastAsia" w:hAnsiTheme="minorEastAsia" w:cs="Arial"/>
              </w:rPr>
            </w:pPr>
            <w:proofErr w:type="spellStart"/>
            <w:r>
              <w:rPr>
                <w:rFonts w:asciiTheme="minorEastAsia" w:hAnsiTheme="minorEastAsia" w:cs="Arial"/>
              </w:rPr>
              <w:t>PaTaKaRUSH</w:t>
            </w:r>
            <w:proofErr w:type="spellEnd"/>
            <w:r>
              <w:rPr>
                <w:rFonts w:asciiTheme="minorEastAsia" w:hAnsiTheme="minorEastAsia" w:cs="Arial"/>
              </w:rPr>
              <w:t xml:space="preserve"> Pro</w:t>
            </w:r>
          </w:p>
        </w:tc>
      </w:tr>
      <w:tr w:rsidR="007E20E6" w:rsidRPr="003D5882" w14:paraId="24AEECA0" w14:textId="77777777" w:rsidTr="008B5256">
        <w:tblPrEx>
          <w:jc w:val="left"/>
        </w:tblPrEx>
        <w:trPr>
          <w:trHeight w:val="425"/>
        </w:trPr>
        <w:tc>
          <w:tcPr>
            <w:tcW w:w="789" w:type="dxa"/>
            <w:vMerge w:val="restart"/>
            <w:vAlign w:val="center"/>
          </w:tcPr>
          <w:p w14:paraId="6A03727B"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指定</w:t>
            </w:r>
          </w:p>
          <w:p w14:paraId="214BC03D"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要件１</w:t>
            </w:r>
          </w:p>
        </w:tc>
        <w:tc>
          <w:tcPr>
            <w:tcW w:w="2183" w:type="dxa"/>
            <w:vAlign w:val="center"/>
          </w:tcPr>
          <w:p w14:paraId="721A98AF" w14:textId="0F96ECFF" w:rsidR="00761B52" w:rsidRPr="003D5882" w:rsidRDefault="00761B52" w:rsidP="009C25AA">
            <w:pPr>
              <w:snapToGrid w:val="0"/>
              <w:spacing w:line="240" w:lineRule="atLeast"/>
              <w:jc w:val="both"/>
              <w:rPr>
                <w:rFonts w:asciiTheme="minorEastAsia" w:hAnsiTheme="minorEastAsia" w:cs="Arial"/>
                <w:vertAlign w:val="superscript"/>
              </w:rPr>
            </w:pPr>
            <w:r w:rsidRPr="003D5882">
              <w:rPr>
                <w:rFonts w:asciiTheme="minorEastAsia" w:hAnsiTheme="minorEastAsia" w:cs="Arial" w:hint="eastAsia"/>
              </w:rPr>
              <w:t>治療法</w:t>
            </w:r>
            <w:r w:rsidR="00CD38ED" w:rsidRPr="003D5882">
              <w:rPr>
                <w:rFonts w:asciiTheme="minorEastAsia" w:hAnsiTheme="minorEastAsia" w:cs="Arial" w:hint="eastAsia"/>
              </w:rPr>
              <w:t>、診断法又は予防法</w:t>
            </w:r>
            <w:r w:rsidRPr="003D5882">
              <w:rPr>
                <w:rFonts w:asciiTheme="minorEastAsia" w:hAnsiTheme="minorEastAsia" w:cs="Arial" w:hint="eastAsia"/>
              </w:rPr>
              <w:t>の画期性</w:t>
            </w:r>
            <w:r w:rsidR="008B5256" w:rsidRPr="003D5882">
              <w:rPr>
                <w:rFonts w:asciiTheme="minorEastAsia" w:hAnsiTheme="minorEastAsia" w:cs="Arial" w:hint="eastAsia"/>
                <w:vertAlign w:val="superscript"/>
              </w:rPr>
              <w:t>※３</w:t>
            </w:r>
            <w:r w:rsidR="00DD4AE5" w:rsidRPr="003D5882">
              <w:rPr>
                <w:rFonts w:asciiTheme="minorEastAsia" w:hAnsiTheme="minorEastAsia" w:cs="Arial" w:hint="eastAsia"/>
                <w:vertAlign w:val="superscript"/>
              </w:rPr>
              <w:t>（すべて該当すること）</w:t>
            </w:r>
          </w:p>
        </w:tc>
        <w:tc>
          <w:tcPr>
            <w:tcW w:w="5948" w:type="dxa"/>
          </w:tcPr>
          <w:p w14:paraId="681FBD52" w14:textId="6CC0529C" w:rsidR="00761B52" w:rsidRPr="003D5882" w:rsidRDefault="00A015F6" w:rsidP="00D65A83">
            <w:pPr>
              <w:ind w:left="236" w:hangingChars="131" w:hanging="236"/>
              <w:rPr>
                <w:rFonts w:asciiTheme="minorEastAsia" w:hAnsiTheme="minorEastAsia" w:cs="Arial"/>
                <w:sz w:val="18"/>
                <w:szCs w:val="18"/>
              </w:rPr>
            </w:pPr>
            <w:r>
              <w:rPr>
                <w:rFonts w:asciiTheme="minorEastAsia" w:hAnsiTheme="minorEastAsia" w:cs="Arial" w:hint="eastAsia"/>
                <w:sz w:val="18"/>
                <w:szCs w:val="18"/>
              </w:rPr>
              <w:t>☑︎</w:t>
            </w:r>
            <w:r w:rsidR="00BD76A0" w:rsidRPr="003D5882">
              <w:rPr>
                <w:rFonts w:asciiTheme="minorEastAsia" w:hAnsiTheme="minorEastAsia" w:cs="Arial" w:hint="eastAsia"/>
                <w:sz w:val="18"/>
                <w:szCs w:val="18"/>
              </w:rPr>
              <w:t xml:space="preserve">　</w:t>
            </w:r>
            <w:r w:rsidR="00D65A83" w:rsidRPr="003D5882">
              <w:rPr>
                <w:rFonts w:asciiTheme="minorEastAsia" w:hAnsiTheme="minorEastAsia" w:cs="Arial" w:hint="eastAsia"/>
                <w:sz w:val="18"/>
                <w:szCs w:val="18"/>
              </w:rPr>
              <w:t xml:space="preserve">原則として、プログラム医療機器又は当該医療機器内に搭載された医療機器相当の機能を持つプログラムの原理が、既存の医療機器（プログラム医療機器を含む。以下同じ。）、又は標準的な治療法、診断法若しくは予防法と比べて明らかに異なるものであり、その治療法、診断法又は予防法が画期的であること。なお、医療現場で実施されている患者指導等と同様の内容を提供することで、自宅等における患者自身の行動変容を促すことを意図したプログラム等は、原則、画期性があるとは認められない。 </w:t>
            </w:r>
          </w:p>
        </w:tc>
      </w:tr>
      <w:tr w:rsidR="007E20E6" w:rsidRPr="003D5882" w14:paraId="7B78C684" w14:textId="77777777" w:rsidTr="00BD76A0">
        <w:tblPrEx>
          <w:jc w:val="left"/>
        </w:tblPrEx>
        <w:tc>
          <w:tcPr>
            <w:tcW w:w="789" w:type="dxa"/>
            <w:vMerge/>
            <w:vAlign w:val="center"/>
          </w:tcPr>
          <w:p w14:paraId="65B88266" w14:textId="77777777" w:rsidR="00761B52" w:rsidRPr="003D5882" w:rsidRDefault="00761B52" w:rsidP="00761B52">
            <w:pPr>
              <w:snapToGrid w:val="0"/>
              <w:spacing w:line="240" w:lineRule="atLeast"/>
              <w:ind w:rightChars="-37" w:right="-81"/>
              <w:jc w:val="both"/>
              <w:rPr>
                <w:rFonts w:asciiTheme="minorEastAsia" w:hAnsiTheme="minorEastAsia" w:cs="Arial"/>
              </w:rPr>
            </w:pPr>
          </w:p>
        </w:tc>
        <w:tc>
          <w:tcPr>
            <w:tcW w:w="8131" w:type="dxa"/>
            <w:gridSpan w:val="2"/>
            <w:vAlign w:val="center"/>
          </w:tcPr>
          <w:p w14:paraId="726F7FCF" w14:textId="77777777" w:rsidR="00761B52" w:rsidRPr="003D5882" w:rsidRDefault="00761B52" w:rsidP="00761B52">
            <w:pPr>
              <w:snapToGrid w:val="0"/>
              <w:spacing w:line="240" w:lineRule="atLeast"/>
              <w:rPr>
                <w:rFonts w:asciiTheme="minorEastAsia" w:hAnsiTheme="minorEastAsia" w:cs="Arial"/>
              </w:rPr>
            </w:pPr>
            <w:r w:rsidRPr="003D5882">
              <w:rPr>
                <w:rFonts w:asciiTheme="minorEastAsia" w:hAnsiTheme="minorEastAsia" w:cs="Arial" w:hint="eastAsia"/>
              </w:rPr>
              <w:t>（上記要件に該当すると判断した要旨）</w:t>
            </w:r>
          </w:p>
          <w:p w14:paraId="2ACD85E4" w14:textId="226C3F94" w:rsidR="00AC050F" w:rsidRPr="003D5882" w:rsidRDefault="00AC050F" w:rsidP="00AC050F">
            <w:pPr>
              <w:snapToGrid w:val="0"/>
              <w:spacing w:line="240" w:lineRule="atLeast"/>
              <w:rPr>
                <w:rFonts w:asciiTheme="minorEastAsia" w:hAnsiTheme="minorEastAsia" w:cs="Arial"/>
              </w:rPr>
            </w:pPr>
            <w:r>
              <w:rPr>
                <w:rFonts w:asciiTheme="minorEastAsia" w:hAnsiTheme="minorEastAsia" w:cs="Arial"/>
              </w:rPr>
              <w:t>従来、舌口唇運動機能（オーラルディアドコキネシス）の検査</w:t>
            </w:r>
            <w:r w:rsidR="0038321A">
              <w:rPr>
                <w:rFonts w:asciiTheme="minorEastAsia" w:hAnsiTheme="minorEastAsia" w:cs="Arial" w:hint="eastAsia"/>
              </w:rPr>
              <w:t>や</w:t>
            </w:r>
            <w:r w:rsidR="0038321A" w:rsidRPr="0038321A">
              <w:rPr>
                <w:rFonts w:asciiTheme="minorEastAsia" w:hAnsiTheme="minorEastAsia" w:cs="Arial"/>
              </w:rPr>
              <w:t>管理計画に基づく指導・訓練</w:t>
            </w:r>
            <w:r>
              <w:rPr>
                <w:rFonts w:asciiTheme="minorEastAsia" w:hAnsiTheme="minorEastAsia" w:cs="Arial"/>
              </w:rPr>
              <w:t>は医療機関で実施され</w:t>
            </w:r>
            <w:r w:rsidR="00BD1EC0">
              <w:rPr>
                <w:rFonts w:asciiTheme="minorEastAsia" w:hAnsiTheme="minorEastAsia" w:cs="Arial" w:hint="eastAsia"/>
              </w:rPr>
              <w:t>る</w:t>
            </w:r>
            <w:r w:rsidR="00F76B02">
              <w:rPr>
                <w:rFonts w:asciiTheme="minorEastAsia" w:hAnsiTheme="minorEastAsia" w:cs="Arial" w:hint="eastAsia"/>
              </w:rPr>
              <w:t>ものの、治療に相当する</w:t>
            </w:r>
            <w:r w:rsidR="0038321A">
              <w:rPr>
                <w:rFonts w:asciiTheme="minorEastAsia" w:hAnsiTheme="minorEastAsia" w:cs="Arial" w:hint="eastAsia"/>
              </w:rPr>
              <w:t>継続的な日々の</w:t>
            </w:r>
            <w:r>
              <w:rPr>
                <w:rFonts w:asciiTheme="minorEastAsia" w:hAnsiTheme="minorEastAsia" w:cs="Arial" w:hint="eastAsia"/>
              </w:rPr>
              <w:t>口</w:t>
            </w:r>
            <w:r>
              <w:rPr>
                <w:rFonts w:asciiTheme="minorEastAsia" w:hAnsiTheme="minorEastAsia" w:cs="Arial"/>
              </w:rPr>
              <w:t>腔機能</w:t>
            </w:r>
            <w:r w:rsidR="0038321A">
              <w:rPr>
                <w:rFonts w:asciiTheme="minorEastAsia" w:hAnsiTheme="minorEastAsia" w:cs="Arial" w:hint="eastAsia"/>
              </w:rPr>
              <w:t>トレーニング</w:t>
            </w:r>
            <w:r>
              <w:rPr>
                <w:rFonts w:asciiTheme="minorEastAsia" w:hAnsiTheme="minorEastAsia" w:cs="Arial"/>
              </w:rPr>
              <w:t>は自主実施に委ねられるため、検査と</w:t>
            </w:r>
            <w:r w:rsidR="0038321A">
              <w:rPr>
                <w:rFonts w:asciiTheme="minorEastAsia" w:hAnsiTheme="minorEastAsia" w:cs="Arial" w:hint="eastAsia"/>
              </w:rPr>
              <w:t>トレーニング</w:t>
            </w:r>
            <w:r>
              <w:rPr>
                <w:rFonts w:asciiTheme="minorEastAsia" w:hAnsiTheme="minorEastAsia" w:cs="Arial"/>
              </w:rPr>
              <w:t>が分断され、</w:t>
            </w:r>
            <w:r w:rsidR="0038321A">
              <w:rPr>
                <w:rFonts w:asciiTheme="minorEastAsia" w:hAnsiTheme="minorEastAsia" w:cs="Arial" w:hint="eastAsia"/>
              </w:rPr>
              <w:t>トレーニング</w:t>
            </w:r>
            <w:r>
              <w:rPr>
                <w:rFonts w:asciiTheme="minorEastAsia" w:hAnsiTheme="minorEastAsia" w:cs="Arial"/>
              </w:rPr>
              <w:t>の</w:t>
            </w:r>
            <w:r w:rsidR="0038321A">
              <w:rPr>
                <w:rFonts w:asciiTheme="minorEastAsia" w:hAnsiTheme="minorEastAsia" w:cs="Arial" w:hint="eastAsia"/>
              </w:rPr>
              <w:t>継続状況や口腔機能の変化をタイムリーに</w:t>
            </w:r>
            <w:r>
              <w:rPr>
                <w:rFonts w:asciiTheme="minorEastAsia" w:hAnsiTheme="minorEastAsia" w:cs="Arial"/>
              </w:rPr>
              <w:t>把握できなかった。</w:t>
            </w:r>
            <w:r w:rsidR="00BD1EC0">
              <w:rPr>
                <w:rFonts w:asciiTheme="minorEastAsia" w:hAnsiTheme="minorEastAsia" w:cs="Arial"/>
              </w:rPr>
              <w:br/>
            </w:r>
            <w:r w:rsidR="00F76B02">
              <w:rPr>
                <w:rFonts w:asciiTheme="minorEastAsia" w:hAnsiTheme="minorEastAsia" w:cs="Arial" w:hint="eastAsia"/>
              </w:rPr>
              <w:t xml:space="preserve">　</w:t>
            </w:r>
            <w:r w:rsidR="00BD1EC0">
              <w:rPr>
                <w:rFonts w:asciiTheme="minorEastAsia" w:hAnsiTheme="minorEastAsia" w:cs="Arial" w:hint="eastAsia"/>
              </w:rPr>
              <w:t>そこで本品は、検査とトレーニングを単一アプリで実施できるようにすることで、</w:t>
            </w:r>
            <w:r w:rsidR="001B1514">
              <w:rPr>
                <w:rFonts w:asciiTheme="minorEastAsia" w:hAnsiTheme="minorEastAsia" w:cs="Arial" w:hint="eastAsia"/>
              </w:rPr>
              <w:t>セラノスティクス</w:t>
            </w:r>
            <w:r w:rsidR="001B1514">
              <w:rPr>
                <w:rFonts w:asciiTheme="minorEastAsia" w:hAnsiTheme="minorEastAsia" w:cs="Arial"/>
              </w:rPr>
              <w:t>(Theranostics</w:t>
            </w:r>
            <w:r w:rsidR="001B1514">
              <w:rPr>
                <w:rFonts w:asciiTheme="minorEastAsia" w:hAnsiTheme="minorEastAsia" w:cs="Arial" w:hint="eastAsia"/>
              </w:rPr>
              <w:t>：</w:t>
            </w:r>
            <w:r w:rsidR="001B1514">
              <w:rPr>
                <w:rFonts w:asciiTheme="minorEastAsia" w:hAnsiTheme="minorEastAsia" w:cs="Arial"/>
              </w:rPr>
              <w:t>検査と</w:t>
            </w:r>
            <w:r w:rsidR="001B1514">
              <w:rPr>
                <w:rFonts w:asciiTheme="minorEastAsia" w:hAnsiTheme="minorEastAsia" w:cs="Arial" w:hint="eastAsia"/>
              </w:rPr>
              <w:t>治療</w:t>
            </w:r>
            <w:r w:rsidR="001B1514">
              <w:rPr>
                <w:rFonts w:asciiTheme="minorEastAsia" w:hAnsiTheme="minorEastAsia" w:cs="Arial"/>
              </w:rPr>
              <w:t>の一体化)</w:t>
            </w:r>
            <w:r w:rsidR="001B1514">
              <w:rPr>
                <w:rFonts w:asciiTheme="minorEastAsia" w:hAnsiTheme="minorEastAsia" w:cs="Arial" w:hint="eastAsia"/>
              </w:rPr>
              <w:t>を実現し、医師による</w:t>
            </w:r>
            <w:r w:rsidR="00BD1EC0">
              <w:rPr>
                <w:rFonts w:asciiTheme="minorEastAsia" w:hAnsiTheme="minorEastAsia" w:cs="Arial" w:hint="eastAsia"/>
              </w:rPr>
              <w:t>検査だけでなく、自宅での簡易検査</w:t>
            </w:r>
            <w:r w:rsidR="001B1514">
              <w:rPr>
                <w:rFonts w:asciiTheme="minorEastAsia" w:hAnsiTheme="minorEastAsia" w:cs="Arial" w:hint="eastAsia"/>
              </w:rPr>
              <w:t>によって</w:t>
            </w:r>
            <w:r w:rsidR="00BD1EC0">
              <w:rPr>
                <w:rFonts w:asciiTheme="minorEastAsia" w:hAnsiTheme="minorEastAsia" w:cs="Arial" w:hint="eastAsia"/>
              </w:rPr>
              <w:t>、</w:t>
            </w:r>
            <w:r w:rsidR="001B1514">
              <w:rPr>
                <w:rFonts w:asciiTheme="minorEastAsia" w:hAnsiTheme="minorEastAsia" w:cs="Arial" w:hint="eastAsia"/>
              </w:rPr>
              <w:t>患者が</w:t>
            </w:r>
            <w:r w:rsidR="00BD1EC0">
              <w:rPr>
                <w:rFonts w:asciiTheme="minorEastAsia" w:hAnsiTheme="minorEastAsia" w:cs="Arial" w:hint="eastAsia"/>
              </w:rPr>
              <w:t>検査結果に基づくトレーニングを継続</w:t>
            </w:r>
            <w:r w:rsidR="001B1514">
              <w:rPr>
                <w:rFonts w:asciiTheme="minorEastAsia" w:hAnsiTheme="minorEastAsia" w:cs="Arial" w:hint="eastAsia"/>
              </w:rPr>
              <w:t>し</w:t>
            </w:r>
            <w:r w:rsidR="00BD1EC0">
              <w:rPr>
                <w:rFonts w:asciiTheme="minorEastAsia" w:hAnsiTheme="minorEastAsia" w:cs="Arial" w:hint="eastAsia"/>
              </w:rPr>
              <w:t>、</w:t>
            </w:r>
            <w:r w:rsidR="001B1514">
              <w:rPr>
                <w:rFonts w:asciiTheme="minorEastAsia" w:hAnsiTheme="minorEastAsia" w:cs="Arial" w:hint="eastAsia"/>
              </w:rPr>
              <w:t>医療機関側がその状況を</w:t>
            </w:r>
            <w:r w:rsidR="000D6BD8">
              <w:rPr>
                <w:rFonts w:asciiTheme="minorEastAsia" w:hAnsiTheme="minorEastAsia" w:cs="Arial" w:hint="eastAsia"/>
              </w:rPr>
              <w:t>遠隔管理</w:t>
            </w:r>
            <w:r w:rsidR="001B1514">
              <w:rPr>
                <w:rFonts w:asciiTheme="minorEastAsia" w:hAnsiTheme="minorEastAsia" w:cs="Arial" w:hint="eastAsia"/>
              </w:rPr>
              <w:t>することを可能にした。</w:t>
            </w:r>
            <w:r w:rsidR="00BD1EC0">
              <w:rPr>
                <w:rFonts w:asciiTheme="minorEastAsia" w:hAnsiTheme="minorEastAsia" w:cs="Arial"/>
              </w:rPr>
              <w:br/>
            </w:r>
            <w:r w:rsidR="00F76B02">
              <w:rPr>
                <w:rFonts w:asciiTheme="minorEastAsia" w:hAnsiTheme="minorEastAsia" w:cs="Arial" w:hint="eastAsia"/>
              </w:rPr>
              <w:t xml:space="preserve">　</w:t>
            </w:r>
            <w:r w:rsidR="00EE0A8B">
              <w:rPr>
                <w:rFonts w:asciiTheme="minorEastAsia" w:hAnsiTheme="minorEastAsia" w:cs="Arial" w:hint="eastAsia"/>
              </w:rPr>
              <w:t>また、</w:t>
            </w:r>
            <w:r>
              <w:rPr>
                <w:rFonts w:asciiTheme="minorEastAsia" w:hAnsiTheme="minorEastAsia" w:cs="Arial"/>
              </w:rPr>
              <w:t>本品は、一般的な音声認識モデルでは原理的に不可能な「短時間に連続発声された単音節語の１発声単位認識」を独自開発の音声認識モデル（言語モデル）で実現し（特開2026-74706）、画像認識による顔距離・発声音量の入力標準化と組み合わせることで、</w:t>
            </w:r>
            <w:r w:rsidR="00EE0A8B">
              <w:rPr>
                <w:rFonts w:asciiTheme="minorEastAsia" w:hAnsiTheme="minorEastAsia" w:cs="Arial" w:hint="eastAsia"/>
              </w:rPr>
              <w:t>従来の医療機関における</w:t>
            </w:r>
            <w:r>
              <w:rPr>
                <w:rFonts w:asciiTheme="minorEastAsia" w:hAnsiTheme="minorEastAsia" w:cs="Arial"/>
              </w:rPr>
              <w:t>検査</w:t>
            </w:r>
            <w:r>
              <w:rPr>
                <w:rFonts w:asciiTheme="minorEastAsia" w:hAnsiTheme="minorEastAsia" w:cs="Arial" w:hint="eastAsia"/>
              </w:rPr>
              <w:t>品</w:t>
            </w:r>
            <w:r>
              <w:rPr>
                <w:rFonts w:asciiTheme="minorEastAsia" w:hAnsiTheme="minorEastAsia" w:cs="Arial"/>
              </w:rPr>
              <w:t>質</w:t>
            </w:r>
            <w:r w:rsidR="00EE0A8B">
              <w:rPr>
                <w:rFonts w:asciiTheme="minorEastAsia" w:hAnsiTheme="minorEastAsia" w:cs="Arial" w:hint="eastAsia"/>
              </w:rPr>
              <w:t>と同等もしくはそれ以上</w:t>
            </w:r>
            <w:r>
              <w:rPr>
                <w:rFonts w:asciiTheme="minorEastAsia" w:hAnsiTheme="minorEastAsia" w:cs="Arial"/>
              </w:rPr>
              <w:t>の測定を可能とした。</w:t>
            </w:r>
          </w:p>
          <w:p w14:paraId="297EAB27" w14:textId="6C57315C" w:rsidR="008B5256" w:rsidRPr="003D5882" w:rsidRDefault="00AC050F" w:rsidP="00F76B02">
            <w:pPr>
              <w:snapToGrid w:val="0"/>
              <w:spacing w:line="240" w:lineRule="atLeast"/>
              <w:ind w:firstLineChars="100" w:firstLine="210"/>
              <w:rPr>
                <w:rFonts w:asciiTheme="minorEastAsia" w:hAnsiTheme="minorEastAsia" w:cs="Arial"/>
              </w:rPr>
            </w:pPr>
            <w:r>
              <w:rPr>
                <w:rFonts w:asciiTheme="minorEastAsia" w:hAnsiTheme="minorEastAsia" w:cs="Arial"/>
              </w:rPr>
              <w:t>加えて、</w:t>
            </w:r>
            <w:r w:rsidR="000D6BD8">
              <w:rPr>
                <w:rFonts w:asciiTheme="minorEastAsia" w:hAnsiTheme="minorEastAsia" w:cs="Arial" w:hint="eastAsia"/>
              </w:rPr>
              <w:t>既承認品の</w:t>
            </w:r>
            <w:r w:rsidR="000D6BD8" w:rsidRPr="000D6BD8">
              <w:rPr>
                <w:rFonts w:asciiTheme="minorEastAsia" w:hAnsiTheme="minorEastAsia" w:cs="Arial"/>
              </w:rPr>
              <w:t>ENDEAVORRIDE</w:t>
            </w:r>
            <w:r w:rsidR="000D6BD8">
              <w:rPr>
                <w:rFonts w:asciiTheme="minorEastAsia" w:hAnsiTheme="minorEastAsia" w:cs="Arial" w:hint="eastAsia"/>
              </w:rPr>
              <w:t>と同様、</w:t>
            </w:r>
            <w:r>
              <w:rPr>
                <w:rFonts w:asciiTheme="minorEastAsia" w:hAnsiTheme="minorEastAsia" w:cs="Arial"/>
              </w:rPr>
              <w:t>ゲーミフィケーションに</w:t>
            </w:r>
            <w:r w:rsidR="000D6BD8">
              <w:rPr>
                <w:rFonts w:asciiTheme="minorEastAsia" w:hAnsiTheme="minorEastAsia" w:cs="Arial" w:hint="eastAsia"/>
              </w:rPr>
              <w:t>よって、</w:t>
            </w:r>
            <w:r w:rsidR="00F76B02">
              <w:rPr>
                <w:rFonts w:asciiTheme="minorEastAsia" w:hAnsiTheme="minorEastAsia" w:cs="Arial" w:hint="eastAsia"/>
              </w:rPr>
              <w:t>医療現場で実施されている</w:t>
            </w:r>
            <w:r w:rsidR="000D6BD8">
              <w:rPr>
                <w:rFonts w:asciiTheme="minorEastAsia" w:hAnsiTheme="minorEastAsia" w:cs="Arial" w:hint="eastAsia"/>
              </w:rPr>
              <w:t>単調で継続しづらい</w:t>
            </w:r>
            <w:r w:rsidR="00F76B02">
              <w:rPr>
                <w:rFonts w:asciiTheme="minorEastAsia" w:hAnsiTheme="minorEastAsia" w:cs="Arial" w:hint="eastAsia"/>
              </w:rPr>
              <w:t>実施・指導とは異なる</w:t>
            </w:r>
            <w:r w:rsidR="000D6BD8">
              <w:rPr>
                <w:rFonts w:asciiTheme="minorEastAsia" w:hAnsiTheme="minorEastAsia" w:cs="Arial" w:hint="eastAsia"/>
              </w:rPr>
              <w:t>トレーニングの習慣化を可能とした</w:t>
            </w:r>
            <w:r w:rsidR="00F76B02">
              <w:rPr>
                <w:rFonts w:asciiTheme="minorEastAsia" w:hAnsiTheme="minorEastAsia" w:cs="Arial" w:hint="eastAsia"/>
              </w:rPr>
              <w:t>点も画期的である</w:t>
            </w:r>
            <w:r w:rsidR="000D6BD8">
              <w:rPr>
                <w:rFonts w:asciiTheme="minorEastAsia" w:hAnsiTheme="minorEastAsia" w:cs="Arial" w:hint="eastAsia"/>
              </w:rPr>
              <w:t>。</w:t>
            </w:r>
          </w:p>
        </w:tc>
      </w:tr>
      <w:tr w:rsidR="007E20E6" w:rsidRPr="003D5882" w14:paraId="5063AA8E" w14:textId="77777777" w:rsidTr="008B5256">
        <w:tblPrEx>
          <w:jc w:val="left"/>
        </w:tblPrEx>
        <w:tc>
          <w:tcPr>
            <w:tcW w:w="789" w:type="dxa"/>
            <w:vMerge w:val="restart"/>
            <w:vAlign w:val="center"/>
          </w:tcPr>
          <w:p w14:paraId="63649D81"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指定</w:t>
            </w:r>
          </w:p>
          <w:p w14:paraId="25FB38E7"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要件２</w:t>
            </w:r>
          </w:p>
        </w:tc>
        <w:tc>
          <w:tcPr>
            <w:tcW w:w="2183" w:type="dxa"/>
            <w:vAlign w:val="center"/>
          </w:tcPr>
          <w:p w14:paraId="6C1CFC13" w14:textId="77777777" w:rsidR="00761B52" w:rsidRPr="003D5882" w:rsidRDefault="00CD38ED" w:rsidP="00CD38ED">
            <w:pPr>
              <w:snapToGrid w:val="0"/>
              <w:spacing w:line="240" w:lineRule="atLeast"/>
              <w:jc w:val="both"/>
              <w:rPr>
                <w:rFonts w:asciiTheme="minorEastAsia" w:hAnsiTheme="minorEastAsia" w:cs="Arial"/>
                <w:vertAlign w:val="superscript"/>
              </w:rPr>
            </w:pPr>
            <w:r w:rsidRPr="003D5882">
              <w:rPr>
                <w:rFonts w:asciiTheme="minorEastAsia" w:hAnsiTheme="minorEastAsia" w:cs="Arial" w:hint="eastAsia"/>
              </w:rPr>
              <w:t>対象疾患に係る医療上の有用性</w:t>
            </w:r>
            <w:r w:rsidR="00761B52" w:rsidRPr="003D5882">
              <w:rPr>
                <w:rFonts w:asciiTheme="minorEastAsia" w:hAnsiTheme="minorEastAsia" w:cs="Arial" w:hint="eastAsia"/>
                <w:vertAlign w:val="superscript"/>
              </w:rPr>
              <w:t>※３</w:t>
            </w:r>
          </w:p>
          <w:p w14:paraId="31C2C3FF" w14:textId="2E6395CF" w:rsidR="00C92FD5" w:rsidRPr="003D5882" w:rsidRDefault="00C92FD5" w:rsidP="00CD38ED">
            <w:pPr>
              <w:snapToGrid w:val="0"/>
              <w:spacing w:line="240" w:lineRule="atLeast"/>
              <w:jc w:val="both"/>
              <w:rPr>
                <w:rFonts w:asciiTheme="minorEastAsia" w:hAnsiTheme="minorEastAsia" w:cs="Arial"/>
                <w:vertAlign w:val="superscript"/>
              </w:rPr>
            </w:pPr>
            <w:r w:rsidRPr="003D5882">
              <w:rPr>
                <w:rFonts w:asciiTheme="minorEastAsia" w:hAnsiTheme="minorEastAsia" w:cs="Arial" w:hint="eastAsia"/>
                <w:vertAlign w:val="superscript"/>
              </w:rPr>
              <w:t>（いずれかに該当すること）</w:t>
            </w:r>
          </w:p>
        </w:tc>
        <w:tc>
          <w:tcPr>
            <w:tcW w:w="5948" w:type="dxa"/>
          </w:tcPr>
          <w:p w14:paraId="64FE0A8D" w14:textId="1BB3094F" w:rsidR="008638B0" w:rsidRPr="003D5882" w:rsidRDefault="00894DFA" w:rsidP="00894DFA">
            <w:pPr>
              <w:snapToGrid w:val="0"/>
              <w:spacing w:line="240" w:lineRule="atLeast"/>
              <w:ind w:left="236" w:hangingChars="131" w:hanging="236"/>
              <w:rPr>
                <w:rFonts w:asciiTheme="minorEastAsia" w:hAnsiTheme="minorEastAsia" w:cs="Arial"/>
                <w:sz w:val="18"/>
                <w:szCs w:val="18"/>
              </w:rPr>
            </w:pPr>
            <w:r>
              <w:rPr>
                <w:rFonts w:ascii="Apple Color Emoji" w:hAnsi="Apple Color Emoji" w:cs="Apple Color Emoji" w:hint="eastAsia"/>
                <w:sz w:val="18"/>
                <w:szCs w:val="18"/>
              </w:rPr>
              <w:t>□</w:t>
            </w:r>
            <w:r w:rsidR="00EF6F58" w:rsidRPr="003D5882">
              <w:rPr>
                <w:rFonts w:asciiTheme="minorEastAsia" w:hAnsiTheme="minorEastAsia" w:cs="Arial" w:hint="eastAsia"/>
                <w:sz w:val="18"/>
                <w:szCs w:val="18"/>
              </w:rPr>
              <w:t xml:space="preserve">　</w:t>
            </w:r>
            <w:r w:rsidR="00D5219C">
              <w:rPr>
                <w:rFonts w:asciiTheme="minorEastAsia" w:hAnsiTheme="minorEastAsia" w:cs="Arial" w:hint="eastAsia"/>
                <w:sz w:val="18"/>
                <w:szCs w:val="18"/>
              </w:rPr>
              <w:t xml:space="preserve">ア </w:t>
            </w:r>
            <w:r w:rsidR="00C35733" w:rsidRPr="003D5882">
              <w:rPr>
                <w:rFonts w:asciiTheme="minorEastAsia" w:hAnsiTheme="minorEastAsia" w:cs="Arial" w:hint="eastAsia"/>
                <w:sz w:val="18"/>
                <w:szCs w:val="18"/>
              </w:rPr>
              <w:t>根治療法となり得る既存の治療法がない、又は既存の予防法若しくは診断法がない疾患において、臨床上の必要性が高く、臨床試験等（公的な競争的資金により実施された臨床研究を含む。以下同じ。）において有効性及び安全性が見込まれること。</w:t>
            </w:r>
          </w:p>
          <w:p w14:paraId="0EE88352" w14:textId="2B4C47E0" w:rsidR="00C35733" w:rsidRPr="00A015F6" w:rsidRDefault="00A015F6" w:rsidP="00894DFA">
            <w:pPr>
              <w:snapToGrid w:val="0"/>
              <w:spacing w:line="240" w:lineRule="atLeast"/>
              <w:ind w:left="236" w:hangingChars="131" w:hanging="236"/>
              <w:rPr>
                <w:rFonts w:asciiTheme="minorEastAsia" w:hAnsiTheme="minorEastAsia" w:cs="Arial"/>
                <w:sz w:val="18"/>
                <w:szCs w:val="18"/>
              </w:rPr>
            </w:pPr>
            <w:r w:rsidRPr="00A015F6">
              <w:rPr>
                <w:rFonts w:asciiTheme="minorEastAsia" w:hAnsiTheme="minorEastAsia" w:cs="Arial" w:hint="eastAsia"/>
                <w:sz w:val="18"/>
                <w:szCs w:val="18"/>
              </w:rPr>
              <w:t>☑︎</w:t>
            </w:r>
            <w:r w:rsidR="00894DFA">
              <w:rPr>
                <w:rFonts w:asciiTheme="minorEastAsia" w:hAnsiTheme="minorEastAsia" w:cs="Arial" w:hint="eastAsia"/>
                <w:sz w:val="18"/>
                <w:szCs w:val="18"/>
              </w:rPr>
              <w:t xml:space="preserve">　</w:t>
            </w:r>
            <w:r w:rsidR="00C35733" w:rsidRPr="00A015F6">
              <w:rPr>
                <w:rFonts w:asciiTheme="minorEastAsia" w:hAnsiTheme="minorEastAsia" w:cs="Arial" w:hint="eastAsia"/>
                <w:sz w:val="18"/>
                <w:szCs w:val="18"/>
              </w:rPr>
              <w:t>イ　臨床試験等（公的な競争的資金により実施された臨床研究を含む。）において、既存の治療法、予防法</w:t>
            </w:r>
            <w:r w:rsidR="00EF6F58" w:rsidRPr="00A015F6">
              <w:rPr>
                <w:rFonts w:asciiTheme="minorEastAsia" w:hAnsiTheme="minorEastAsia" w:cs="Arial" w:hint="eastAsia"/>
                <w:sz w:val="18"/>
                <w:szCs w:val="18"/>
              </w:rPr>
              <w:t>又</w:t>
            </w:r>
            <w:r w:rsidR="00C35733" w:rsidRPr="00A015F6">
              <w:rPr>
                <w:rFonts w:asciiTheme="minorEastAsia" w:hAnsiTheme="minorEastAsia" w:cs="Arial" w:hint="eastAsia"/>
                <w:sz w:val="18"/>
                <w:szCs w:val="18"/>
              </w:rPr>
              <w:t>は診断法に比べて高い有効性及び安全性が見込まれること。</w:t>
            </w:r>
          </w:p>
          <w:p w14:paraId="65BAF55C" w14:textId="510BBABE" w:rsidR="00583E86" w:rsidRPr="003D5882" w:rsidRDefault="00894DFA" w:rsidP="00894DFA">
            <w:pPr>
              <w:snapToGrid w:val="0"/>
              <w:spacing w:line="240" w:lineRule="atLeast"/>
              <w:ind w:left="236" w:hangingChars="131" w:hanging="236"/>
              <w:rPr>
                <w:rFonts w:asciiTheme="minorEastAsia" w:hAnsiTheme="minorEastAsia" w:cs="Arial"/>
                <w:sz w:val="18"/>
                <w:szCs w:val="18"/>
              </w:rPr>
            </w:pPr>
            <w:r>
              <w:rPr>
                <w:rFonts w:ascii="Apple Color Emoji" w:hAnsi="Apple Color Emoji" w:cs="Apple Color Emoji" w:hint="eastAsia"/>
                <w:sz w:val="18"/>
                <w:szCs w:val="18"/>
              </w:rPr>
              <w:t>□</w:t>
            </w:r>
            <w:r w:rsidR="008638B0" w:rsidRPr="003D5882">
              <w:rPr>
                <w:rFonts w:asciiTheme="minorEastAsia" w:hAnsiTheme="minorEastAsia" w:cs="Arial" w:hint="eastAsia"/>
                <w:sz w:val="18"/>
                <w:szCs w:val="18"/>
              </w:rPr>
              <w:t xml:space="preserve">　</w:t>
            </w:r>
            <w:r w:rsidR="00D5219C">
              <w:rPr>
                <w:rFonts w:asciiTheme="minorEastAsia" w:hAnsiTheme="minorEastAsia" w:cs="Arial" w:hint="eastAsia"/>
                <w:sz w:val="18"/>
                <w:szCs w:val="18"/>
              </w:rPr>
              <w:t xml:space="preserve">ウ　</w:t>
            </w:r>
            <w:r w:rsidR="008638B0" w:rsidRPr="003D5882">
              <w:rPr>
                <w:rFonts w:asciiTheme="minorEastAsia" w:hAnsiTheme="minorEastAsia" w:cs="Arial" w:hint="eastAsia"/>
                <w:sz w:val="18"/>
                <w:szCs w:val="18"/>
              </w:rPr>
              <w:t>臨床試験等</w:t>
            </w:r>
            <w:r w:rsidR="00CE2BDD" w:rsidRPr="003D5882">
              <w:rPr>
                <w:rFonts w:asciiTheme="minorEastAsia" w:hAnsiTheme="minorEastAsia" w:cs="Arial" w:hint="eastAsia"/>
                <w:sz w:val="18"/>
                <w:szCs w:val="18"/>
              </w:rPr>
              <w:t>（公的な競争的資金により実施された臨床研究を含む。）</w:t>
            </w:r>
            <w:r w:rsidR="008638B0" w:rsidRPr="003D5882">
              <w:rPr>
                <w:rFonts w:asciiTheme="minorEastAsia" w:hAnsiTheme="minorEastAsia" w:cs="Arial" w:hint="eastAsia"/>
                <w:sz w:val="18"/>
                <w:szCs w:val="18"/>
              </w:rPr>
              <w:t>において、</w:t>
            </w:r>
            <w:r w:rsidR="00583E86" w:rsidRPr="003D5882">
              <w:rPr>
                <w:rFonts w:asciiTheme="minorEastAsia" w:hAnsiTheme="minorEastAsia" w:cs="Arial" w:hint="eastAsia"/>
                <w:sz w:val="18"/>
                <w:szCs w:val="18"/>
              </w:rPr>
              <w:t>既存の治療法、予防法</w:t>
            </w:r>
            <w:r w:rsidR="00EF6F58" w:rsidRPr="003D5882">
              <w:rPr>
                <w:rFonts w:asciiTheme="minorEastAsia" w:hAnsiTheme="minorEastAsia" w:cs="Arial" w:hint="eastAsia"/>
                <w:sz w:val="18"/>
                <w:szCs w:val="18"/>
              </w:rPr>
              <w:t>又</w:t>
            </w:r>
            <w:r w:rsidR="00583E86" w:rsidRPr="003D5882">
              <w:rPr>
                <w:rFonts w:asciiTheme="minorEastAsia" w:hAnsiTheme="minorEastAsia" w:cs="Arial" w:hint="eastAsia"/>
                <w:sz w:val="18"/>
                <w:szCs w:val="18"/>
              </w:rPr>
              <w:t>は診断法に比べて同等以上の有効性及び安全性が見込まれていることに加え、患者の肉体的・精神的な負担等の観点から、既存の治療法、予防法又は診断法と比べて医療上特に有用であると見込まれること。</w:t>
            </w:r>
          </w:p>
        </w:tc>
      </w:tr>
      <w:tr w:rsidR="007E20E6" w:rsidRPr="003D5882" w14:paraId="22A0D55D" w14:textId="77777777" w:rsidTr="00BD76A0">
        <w:tblPrEx>
          <w:jc w:val="left"/>
        </w:tblPrEx>
        <w:tc>
          <w:tcPr>
            <w:tcW w:w="789" w:type="dxa"/>
            <w:vMerge/>
            <w:vAlign w:val="center"/>
          </w:tcPr>
          <w:p w14:paraId="1A92E527" w14:textId="77777777" w:rsidR="00761B52" w:rsidRPr="003D5882" w:rsidRDefault="00761B52" w:rsidP="00761B52">
            <w:pPr>
              <w:snapToGrid w:val="0"/>
              <w:spacing w:line="240" w:lineRule="atLeast"/>
              <w:ind w:rightChars="-37" w:right="-81"/>
              <w:jc w:val="both"/>
              <w:rPr>
                <w:rFonts w:asciiTheme="minorEastAsia" w:hAnsiTheme="minorEastAsia" w:cs="Arial"/>
              </w:rPr>
            </w:pPr>
          </w:p>
        </w:tc>
        <w:tc>
          <w:tcPr>
            <w:tcW w:w="8131" w:type="dxa"/>
            <w:gridSpan w:val="2"/>
            <w:vAlign w:val="center"/>
          </w:tcPr>
          <w:p w14:paraId="776B0964" w14:textId="2F9C6FFE" w:rsidR="00761B52" w:rsidRPr="003D5882" w:rsidRDefault="00061C42" w:rsidP="00761B52">
            <w:pPr>
              <w:snapToGrid w:val="0"/>
              <w:spacing w:line="240" w:lineRule="atLeast"/>
              <w:rPr>
                <w:rFonts w:asciiTheme="minorEastAsia" w:hAnsiTheme="minorEastAsia" w:cs="Arial"/>
              </w:rPr>
            </w:pPr>
            <w:r w:rsidRPr="003D5882">
              <w:rPr>
                <w:rFonts w:asciiTheme="minorEastAsia" w:hAnsiTheme="minorEastAsia" w:cs="Arial" w:hint="eastAsia"/>
              </w:rPr>
              <w:t>（上記要件に該当すると判断した要旨）</w:t>
            </w:r>
          </w:p>
          <w:p w14:paraId="629D01E1" w14:textId="035C3482" w:rsidR="00073C05" w:rsidRPr="00073C05" w:rsidRDefault="00BA5485" w:rsidP="00AC050F">
            <w:pPr>
              <w:snapToGrid w:val="0"/>
              <w:spacing w:line="240" w:lineRule="atLeast"/>
              <w:rPr>
                <w:rFonts w:asciiTheme="minorEastAsia" w:hAnsiTheme="minorEastAsia" w:cs="Arial"/>
              </w:rPr>
            </w:pPr>
            <w:r>
              <w:rPr>
                <w:rFonts w:asciiTheme="minorEastAsia" w:hAnsiTheme="minorEastAsia" w:cs="Arial" w:hint="eastAsia"/>
              </w:rPr>
              <w:t>当該医療機器プログラムは検査ならびに、治療に用いるものであり、以下それぞれの有効性および安全性を記載する。</w:t>
            </w:r>
          </w:p>
          <w:p w14:paraId="15996F32" w14:textId="43189025" w:rsidR="00073C05" w:rsidRDefault="00073C05" w:rsidP="00AC050F">
            <w:pPr>
              <w:snapToGrid w:val="0"/>
              <w:spacing w:line="240" w:lineRule="atLeast"/>
              <w:rPr>
                <w:rFonts w:asciiTheme="minorEastAsia" w:hAnsiTheme="minorEastAsia" w:cs="Arial"/>
              </w:rPr>
            </w:pPr>
            <w:r>
              <w:rPr>
                <w:rFonts w:asciiTheme="minorEastAsia" w:hAnsiTheme="minorEastAsia" w:cs="Arial"/>
              </w:rPr>
              <w:t>[</w:t>
            </w:r>
            <w:r>
              <w:rPr>
                <w:rFonts w:asciiTheme="minorEastAsia" w:hAnsiTheme="minorEastAsia" w:cs="Arial" w:hint="eastAsia"/>
              </w:rPr>
              <w:t>既存の診</w:t>
            </w:r>
            <w:r>
              <w:rPr>
                <w:rFonts w:asciiTheme="minorEastAsia" w:hAnsiTheme="minorEastAsia" w:cs="Arial"/>
              </w:rPr>
              <w:t>断法</w:t>
            </w:r>
            <w:r>
              <w:rPr>
                <w:rFonts w:asciiTheme="minorEastAsia" w:hAnsiTheme="minorEastAsia" w:cs="Arial" w:hint="eastAsia"/>
              </w:rPr>
              <w:t>に対する有効性および安全性</w:t>
            </w:r>
            <w:r>
              <w:rPr>
                <w:rFonts w:asciiTheme="minorEastAsia" w:hAnsiTheme="minorEastAsia" w:cs="Arial"/>
              </w:rPr>
              <w:t>]</w:t>
            </w:r>
          </w:p>
          <w:p w14:paraId="0636743E" w14:textId="42E71FA9" w:rsidR="00BA5485" w:rsidRPr="00BA5485" w:rsidRDefault="00BA5485" w:rsidP="00BA5485">
            <w:pPr>
              <w:pStyle w:val="a5"/>
              <w:numPr>
                <w:ilvl w:val="0"/>
                <w:numId w:val="22"/>
              </w:numPr>
              <w:snapToGrid w:val="0"/>
              <w:spacing w:line="240" w:lineRule="atLeast"/>
              <w:rPr>
                <w:rFonts w:asciiTheme="minorEastAsia" w:hAnsiTheme="minorEastAsia" w:cs="Arial"/>
              </w:rPr>
            </w:pPr>
            <w:r w:rsidRPr="00073C05">
              <w:rPr>
                <w:rFonts w:asciiTheme="minorEastAsia" w:hAnsiTheme="minorEastAsia" w:cs="Arial" w:hint="eastAsia"/>
                <w:b/>
                <w:bCs/>
              </w:rPr>
              <w:t>有効性</w:t>
            </w:r>
            <w:r w:rsidRPr="00BA5485">
              <w:rPr>
                <w:rFonts w:asciiTheme="minorEastAsia" w:hAnsiTheme="minorEastAsia" w:cs="Arial" w:hint="eastAsia"/>
              </w:rPr>
              <w:t>：従来の検査機器・検査手法に対して、検査精度が同等もしくはそれ以上である。</w:t>
            </w:r>
          </w:p>
          <w:p w14:paraId="415AF273" w14:textId="74C90632" w:rsidR="00073C05" w:rsidRDefault="00BA5485" w:rsidP="00BA5485">
            <w:pPr>
              <w:pStyle w:val="a5"/>
              <w:numPr>
                <w:ilvl w:val="0"/>
                <w:numId w:val="22"/>
              </w:numPr>
              <w:snapToGrid w:val="0"/>
              <w:spacing w:line="240" w:lineRule="atLeast"/>
              <w:rPr>
                <w:rFonts w:asciiTheme="minorEastAsia" w:hAnsiTheme="minorEastAsia" w:cs="Arial"/>
              </w:rPr>
            </w:pPr>
            <w:r w:rsidRPr="00073C05">
              <w:rPr>
                <w:rFonts w:asciiTheme="minorEastAsia" w:hAnsiTheme="minorEastAsia" w:cs="Arial" w:hint="eastAsia"/>
                <w:b/>
                <w:bCs/>
              </w:rPr>
              <w:t>安全性</w:t>
            </w:r>
            <w:r w:rsidRPr="00BA5485">
              <w:rPr>
                <w:rFonts w:asciiTheme="minorEastAsia" w:hAnsiTheme="minorEastAsia" w:cs="Arial" w:hint="eastAsia"/>
              </w:rPr>
              <w:t>：検査精度が上がることで、誤診による過度なトレーニングや指導漏れを回避することで、安全性を担保する。</w:t>
            </w:r>
          </w:p>
          <w:p w14:paraId="02F936D6" w14:textId="77777777" w:rsidR="00073C05" w:rsidRPr="00073C05" w:rsidRDefault="00073C05" w:rsidP="00073C05">
            <w:pPr>
              <w:snapToGrid w:val="0"/>
              <w:spacing w:line="240" w:lineRule="atLeast"/>
              <w:rPr>
                <w:rFonts w:asciiTheme="minorEastAsia" w:hAnsiTheme="minorEastAsia" w:cs="Arial"/>
              </w:rPr>
            </w:pPr>
          </w:p>
          <w:p w14:paraId="04F40390" w14:textId="4D7BAF5A" w:rsidR="00073C05" w:rsidRPr="00073C05" w:rsidRDefault="00073C05" w:rsidP="00073C05">
            <w:pPr>
              <w:snapToGrid w:val="0"/>
              <w:spacing w:line="240" w:lineRule="atLeast"/>
              <w:rPr>
                <w:rFonts w:asciiTheme="minorEastAsia" w:hAnsiTheme="minorEastAsia" w:cs="Arial"/>
              </w:rPr>
            </w:pPr>
            <w:r>
              <w:rPr>
                <w:rFonts w:asciiTheme="minorEastAsia" w:hAnsiTheme="minorEastAsia" w:cs="Arial" w:hint="eastAsia"/>
              </w:rPr>
              <w:t>[</w:t>
            </w:r>
            <w:r w:rsidRPr="00073C05">
              <w:rPr>
                <w:rFonts w:asciiTheme="minorEastAsia" w:hAnsiTheme="minorEastAsia" w:cs="Arial" w:hint="eastAsia"/>
              </w:rPr>
              <w:t>既存の治療法に対する有効性</w:t>
            </w:r>
            <w:r w:rsidRPr="00073C05">
              <w:rPr>
                <w:rFonts w:asciiTheme="minorEastAsia" w:hAnsiTheme="minorEastAsia" w:cs="Arial"/>
              </w:rPr>
              <w:t>および</w:t>
            </w:r>
            <w:r w:rsidRPr="00073C05">
              <w:rPr>
                <w:rFonts w:asciiTheme="minorEastAsia" w:hAnsiTheme="minorEastAsia" w:cs="Arial" w:hint="eastAsia"/>
              </w:rPr>
              <w:t>安全性</w:t>
            </w:r>
            <w:r>
              <w:rPr>
                <w:rFonts w:asciiTheme="minorEastAsia" w:hAnsiTheme="minorEastAsia" w:cs="Arial" w:hint="eastAsia"/>
              </w:rPr>
              <w:t>]</w:t>
            </w:r>
          </w:p>
          <w:p w14:paraId="1D58244B" w14:textId="77777777" w:rsidR="00073C05" w:rsidRDefault="005756DC" w:rsidP="00073C05">
            <w:pPr>
              <w:pStyle w:val="a5"/>
              <w:numPr>
                <w:ilvl w:val="0"/>
                <w:numId w:val="25"/>
              </w:numPr>
              <w:rPr>
                <w:rFonts w:asciiTheme="minorEastAsia" w:hAnsiTheme="minorEastAsia" w:cs="Arial"/>
              </w:rPr>
            </w:pPr>
            <w:r w:rsidRPr="00073C05">
              <w:rPr>
                <w:rFonts w:asciiTheme="minorEastAsia" w:hAnsiTheme="minorEastAsia" w:cs="Arial" w:hint="eastAsia"/>
                <w:b/>
                <w:bCs/>
              </w:rPr>
              <w:t>有効性</w:t>
            </w:r>
            <w:r w:rsidRPr="00BA5485">
              <w:rPr>
                <w:rFonts w:asciiTheme="minorEastAsia" w:hAnsiTheme="minorEastAsia" w:cs="Arial" w:hint="eastAsia"/>
              </w:rPr>
              <w:t>：トレーニング自体に継続性があることで治療効果があがる。</w:t>
            </w:r>
          </w:p>
          <w:p w14:paraId="2F77D12F" w14:textId="64E7D308" w:rsidR="00761B52" w:rsidRPr="0014219A" w:rsidRDefault="005756DC" w:rsidP="00073C05">
            <w:pPr>
              <w:pStyle w:val="a5"/>
              <w:numPr>
                <w:ilvl w:val="0"/>
                <w:numId w:val="25"/>
              </w:numPr>
            </w:pPr>
            <w:r w:rsidRPr="0014219A">
              <w:rPr>
                <w:rFonts w:asciiTheme="minorEastAsia" w:hAnsiTheme="minorEastAsia" w:cs="Arial" w:hint="eastAsia"/>
                <w:b/>
                <w:bCs/>
              </w:rPr>
              <w:t>安全性</w:t>
            </w:r>
            <w:r w:rsidRPr="0014219A">
              <w:rPr>
                <w:rFonts w:asciiTheme="minorEastAsia" w:hAnsiTheme="minorEastAsia" w:cs="Arial" w:hint="eastAsia"/>
              </w:rPr>
              <w:t>：トレーニングが所定の仕様に規格化されたゲームメニューになっているため、患者が逸脱した</w:t>
            </w:r>
            <w:r w:rsidR="00BA5485" w:rsidRPr="0014219A">
              <w:rPr>
                <w:rFonts w:asciiTheme="minorEastAsia" w:hAnsiTheme="minorEastAsia" w:cs="Arial" w:hint="eastAsia"/>
              </w:rPr>
              <w:t>トレーニング</w:t>
            </w:r>
            <w:r w:rsidRPr="0014219A">
              <w:rPr>
                <w:rFonts w:asciiTheme="minorEastAsia" w:hAnsiTheme="minorEastAsia" w:cs="Arial" w:hint="eastAsia"/>
              </w:rPr>
              <w:t>を実施すること</w:t>
            </w:r>
            <w:r w:rsidR="00BA5485" w:rsidRPr="0014219A">
              <w:rPr>
                <w:rFonts w:asciiTheme="minorEastAsia" w:hAnsiTheme="minorEastAsia" w:cs="Arial" w:hint="eastAsia"/>
              </w:rPr>
              <w:t>なく、</w:t>
            </w:r>
            <w:r w:rsidRPr="0014219A">
              <w:rPr>
                <w:rFonts w:asciiTheme="minorEastAsia" w:hAnsiTheme="minorEastAsia" w:cs="Arial" w:hint="eastAsia"/>
              </w:rPr>
              <w:t>安全性が担保されている。</w:t>
            </w:r>
          </w:p>
        </w:tc>
      </w:tr>
      <w:tr w:rsidR="007E20E6" w:rsidRPr="003D5882" w14:paraId="348EA3E5" w14:textId="77777777" w:rsidTr="008B5256">
        <w:tblPrEx>
          <w:jc w:val="left"/>
        </w:tblPrEx>
        <w:tc>
          <w:tcPr>
            <w:tcW w:w="789" w:type="dxa"/>
            <w:vMerge w:val="restart"/>
            <w:vAlign w:val="center"/>
          </w:tcPr>
          <w:p w14:paraId="3778D1AB"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lastRenderedPageBreak/>
              <w:t>指定</w:t>
            </w:r>
          </w:p>
          <w:p w14:paraId="31104D1C" w14:textId="6B32D227" w:rsidR="00761B52" w:rsidRPr="003D5882" w:rsidRDefault="00061C4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要件３</w:t>
            </w:r>
          </w:p>
        </w:tc>
        <w:tc>
          <w:tcPr>
            <w:tcW w:w="2183" w:type="dxa"/>
            <w:vAlign w:val="center"/>
          </w:tcPr>
          <w:p w14:paraId="11358B8E" w14:textId="77777777" w:rsidR="003023DC" w:rsidRPr="003D5882" w:rsidRDefault="00761B52" w:rsidP="00DD4AE5">
            <w:pPr>
              <w:snapToGrid w:val="0"/>
              <w:spacing w:line="240" w:lineRule="atLeast"/>
              <w:jc w:val="both"/>
              <w:rPr>
                <w:rFonts w:asciiTheme="minorEastAsia" w:hAnsiTheme="minorEastAsia" w:cs="Arial"/>
              </w:rPr>
            </w:pPr>
            <w:r w:rsidRPr="003D5882">
              <w:rPr>
                <w:rFonts w:asciiTheme="minorEastAsia" w:hAnsiTheme="minorEastAsia" w:cs="Arial" w:hint="eastAsia"/>
              </w:rPr>
              <w:t>世界に先駆けて日本で早期開発・申請する意思・体制</w:t>
            </w:r>
          </w:p>
          <w:p w14:paraId="596B09A8" w14:textId="2726A931" w:rsidR="00761B52" w:rsidRPr="003D5882" w:rsidRDefault="00761B52" w:rsidP="00DD4AE5">
            <w:pPr>
              <w:snapToGrid w:val="0"/>
              <w:spacing w:line="240" w:lineRule="atLeast"/>
              <w:jc w:val="both"/>
              <w:rPr>
                <w:rFonts w:asciiTheme="minorEastAsia" w:hAnsiTheme="minorEastAsia" w:cs="Arial"/>
              </w:rPr>
            </w:pPr>
            <w:r w:rsidRPr="003D5882">
              <w:rPr>
                <w:rFonts w:asciiTheme="minorEastAsia" w:hAnsiTheme="minorEastAsia" w:cs="Arial" w:hint="eastAsia"/>
                <w:vertAlign w:val="superscript"/>
              </w:rPr>
              <w:t>※３</w:t>
            </w:r>
            <w:r w:rsidR="00FB3F4C" w:rsidRPr="003D5882">
              <w:rPr>
                <w:rFonts w:asciiTheme="minorEastAsia" w:hAnsiTheme="minorEastAsia" w:cs="Arial" w:hint="eastAsia"/>
                <w:vertAlign w:val="superscript"/>
              </w:rPr>
              <w:t>（</w:t>
            </w:r>
            <w:r w:rsidR="00DD4AE5" w:rsidRPr="003D5882">
              <w:rPr>
                <w:rFonts w:asciiTheme="minorEastAsia" w:hAnsiTheme="minorEastAsia" w:cs="Arial" w:hint="eastAsia"/>
                <w:vertAlign w:val="superscript"/>
              </w:rPr>
              <w:t>すべて</w:t>
            </w:r>
            <w:r w:rsidR="00FB3F4C" w:rsidRPr="003D5882">
              <w:rPr>
                <w:rFonts w:asciiTheme="minorEastAsia" w:hAnsiTheme="minorEastAsia" w:cs="Arial" w:hint="eastAsia"/>
                <w:vertAlign w:val="superscript"/>
              </w:rPr>
              <w:t>該当すること）</w:t>
            </w:r>
          </w:p>
        </w:tc>
        <w:tc>
          <w:tcPr>
            <w:tcW w:w="5948" w:type="dxa"/>
          </w:tcPr>
          <w:p w14:paraId="216E5111" w14:textId="41DC57FD" w:rsidR="008638B0" w:rsidRPr="003D5882" w:rsidRDefault="00894DFA" w:rsidP="008638B0">
            <w:pPr>
              <w:snapToGrid w:val="0"/>
              <w:spacing w:line="240" w:lineRule="atLeast"/>
              <w:ind w:left="236" w:hangingChars="131" w:hanging="236"/>
              <w:rPr>
                <w:rFonts w:asciiTheme="minorEastAsia" w:hAnsiTheme="minorEastAsia" w:cs="Arial"/>
                <w:sz w:val="18"/>
                <w:szCs w:val="18"/>
              </w:rPr>
            </w:pPr>
            <w:r>
              <w:rPr>
                <w:rFonts w:asciiTheme="minorEastAsia" w:hAnsiTheme="minorEastAsia" w:cs="Arial" w:hint="eastAsia"/>
                <w:sz w:val="18"/>
                <w:szCs w:val="18"/>
              </w:rPr>
              <w:t>☑︎</w:t>
            </w:r>
            <w:r w:rsidR="00761B52" w:rsidRPr="003D5882">
              <w:rPr>
                <w:rFonts w:asciiTheme="minorEastAsia" w:hAnsiTheme="minorEastAsia" w:cs="Arial" w:hint="eastAsia"/>
                <w:sz w:val="18"/>
                <w:szCs w:val="18"/>
              </w:rPr>
              <w:t xml:space="preserve">　</w:t>
            </w:r>
            <w:r w:rsidR="008638B0" w:rsidRPr="003D5882">
              <w:rPr>
                <w:rFonts w:asciiTheme="minorEastAsia" w:hAnsiTheme="minorEastAsia" w:cs="Arial" w:hint="eastAsia"/>
                <w:sz w:val="18"/>
                <w:szCs w:val="18"/>
              </w:rPr>
              <w:t>日本における早期開発を重視し、世界に先駆けて又は同時に日本で承認申請される予定のものであること。</w:t>
            </w:r>
          </w:p>
          <w:p w14:paraId="4323194E" w14:textId="32162593" w:rsidR="003D67B7" w:rsidRPr="003D5882" w:rsidRDefault="00894DFA" w:rsidP="00523FDE">
            <w:pPr>
              <w:snapToGrid w:val="0"/>
              <w:spacing w:line="240" w:lineRule="atLeast"/>
              <w:ind w:left="236" w:hangingChars="131" w:hanging="236"/>
              <w:rPr>
                <w:rFonts w:asciiTheme="minorEastAsia" w:hAnsiTheme="minorEastAsia" w:cs="Arial"/>
                <w:sz w:val="18"/>
                <w:szCs w:val="18"/>
              </w:rPr>
            </w:pPr>
            <w:r>
              <w:rPr>
                <w:rFonts w:asciiTheme="minorEastAsia" w:hAnsiTheme="minorEastAsia" w:cs="Arial" w:hint="eastAsia"/>
                <w:sz w:val="18"/>
                <w:szCs w:val="18"/>
              </w:rPr>
              <w:t>☑︎</w:t>
            </w:r>
            <w:r w:rsidR="008638B0" w:rsidRPr="003D5882">
              <w:rPr>
                <w:rFonts w:asciiTheme="minorEastAsia" w:hAnsiTheme="minorEastAsia" w:cs="Arial" w:hint="eastAsia"/>
                <w:sz w:val="18"/>
                <w:szCs w:val="18"/>
              </w:rPr>
              <w:t xml:space="preserve">　独立行政法人医薬品医療機器総合機構で実施されている先駆け総合評価相談を活用し承認申請できる体制及び迅速な承認審査に対応できる体制を有していること。</w:t>
            </w:r>
          </w:p>
        </w:tc>
      </w:tr>
      <w:tr w:rsidR="007E20E6" w:rsidRPr="003D5882" w14:paraId="40845DAF" w14:textId="77777777" w:rsidTr="008B5256">
        <w:tblPrEx>
          <w:jc w:val="left"/>
        </w:tblPrEx>
        <w:tc>
          <w:tcPr>
            <w:tcW w:w="789" w:type="dxa"/>
            <w:vMerge/>
            <w:vAlign w:val="center"/>
          </w:tcPr>
          <w:p w14:paraId="5F326ADF" w14:textId="77777777" w:rsidR="00761B52" w:rsidRPr="003D5882" w:rsidRDefault="00761B52" w:rsidP="00761B52">
            <w:pPr>
              <w:snapToGrid w:val="0"/>
              <w:spacing w:line="240" w:lineRule="atLeast"/>
              <w:jc w:val="both"/>
              <w:rPr>
                <w:rFonts w:asciiTheme="minorEastAsia" w:hAnsiTheme="minorEastAsia" w:cs="Arial"/>
              </w:rPr>
            </w:pPr>
          </w:p>
        </w:tc>
        <w:tc>
          <w:tcPr>
            <w:tcW w:w="2183" w:type="dxa"/>
            <w:vAlign w:val="center"/>
          </w:tcPr>
          <w:p w14:paraId="2C3ACF52" w14:textId="77777777" w:rsidR="00761B52" w:rsidRPr="003D5882" w:rsidRDefault="00761B52" w:rsidP="00761B52">
            <w:pPr>
              <w:snapToGrid w:val="0"/>
              <w:spacing w:line="240" w:lineRule="atLeast"/>
              <w:jc w:val="both"/>
              <w:rPr>
                <w:rFonts w:asciiTheme="minorEastAsia" w:hAnsiTheme="minorEastAsia" w:cs="Arial"/>
              </w:rPr>
            </w:pPr>
            <w:r w:rsidRPr="003D5882">
              <w:rPr>
                <w:rFonts w:asciiTheme="minorEastAsia" w:hAnsiTheme="minorEastAsia" w:cs="Arial" w:hint="eastAsia"/>
              </w:rPr>
              <w:t>承認申請予定時期</w:t>
            </w:r>
          </w:p>
        </w:tc>
        <w:tc>
          <w:tcPr>
            <w:tcW w:w="5948" w:type="dxa"/>
          </w:tcPr>
          <w:p w14:paraId="67303C40" w14:textId="3F00CA69" w:rsidR="00761B52" w:rsidRPr="003D5882" w:rsidRDefault="00DD61A8" w:rsidP="00761B52">
            <w:pPr>
              <w:snapToGrid w:val="0"/>
              <w:spacing w:line="240" w:lineRule="atLeast"/>
              <w:rPr>
                <w:rFonts w:asciiTheme="minorEastAsia" w:hAnsiTheme="minorEastAsia" w:cs="Arial"/>
              </w:rPr>
            </w:pPr>
            <w:r>
              <w:rPr>
                <w:rFonts w:asciiTheme="minorEastAsia" w:hAnsiTheme="minorEastAsia" w:cs="Arial"/>
              </w:rPr>
              <w:t>2026</w:t>
            </w:r>
            <w:r>
              <w:rPr>
                <w:rFonts w:asciiTheme="minorEastAsia" w:hAnsiTheme="minorEastAsia" w:cs="Arial" w:hint="eastAsia"/>
              </w:rPr>
              <w:t>年12月頃予定</w:t>
            </w:r>
            <w:r w:rsidR="00AC050F" w:rsidRPr="00AC050F">
              <w:rPr>
                <w:rFonts w:asciiTheme="minorEastAsia" w:hAnsiTheme="minorEastAsia" w:cs="Arial"/>
              </w:rPr>
              <w:t>（探索的臨床研究及び先駆け総合評価相談の進捗を踏まえ確定）</w:t>
            </w:r>
          </w:p>
        </w:tc>
      </w:tr>
      <w:tr w:rsidR="007E20E6" w:rsidRPr="003D5882" w14:paraId="3EF0F273" w14:textId="77777777" w:rsidTr="00BD76A0">
        <w:tblPrEx>
          <w:jc w:val="left"/>
        </w:tblPrEx>
        <w:tc>
          <w:tcPr>
            <w:tcW w:w="789" w:type="dxa"/>
            <w:vMerge/>
            <w:vAlign w:val="center"/>
          </w:tcPr>
          <w:p w14:paraId="310AD4C6" w14:textId="77777777" w:rsidR="00761B52" w:rsidRPr="003D5882" w:rsidRDefault="00761B52" w:rsidP="00761B52">
            <w:pPr>
              <w:snapToGrid w:val="0"/>
              <w:spacing w:line="240" w:lineRule="atLeast"/>
              <w:jc w:val="both"/>
              <w:rPr>
                <w:rFonts w:asciiTheme="minorEastAsia" w:hAnsiTheme="minorEastAsia" w:cs="Arial"/>
              </w:rPr>
            </w:pPr>
          </w:p>
        </w:tc>
        <w:tc>
          <w:tcPr>
            <w:tcW w:w="8131" w:type="dxa"/>
            <w:gridSpan w:val="2"/>
            <w:vAlign w:val="center"/>
          </w:tcPr>
          <w:p w14:paraId="07916D60" w14:textId="16EA8241" w:rsidR="00761B52" w:rsidRPr="003D5882" w:rsidRDefault="00761B52" w:rsidP="00761B52">
            <w:pPr>
              <w:snapToGrid w:val="0"/>
              <w:spacing w:line="240" w:lineRule="atLeast"/>
              <w:jc w:val="both"/>
              <w:rPr>
                <w:rFonts w:asciiTheme="minorEastAsia" w:hAnsiTheme="minorEastAsia" w:cs="Arial"/>
              </w:rPr>
            </w:pPr>
            <w:r w:rsidRPr="003D5882">
              <w:rPr>
                <w:rFonts w:asciiTheme="minorEastAsia" w:hAnsiTheme="minorEastAsia" w:cs="Arial" w:hint="eastAsia"/>
              </w:rPr>
              <w:t>（開発に関する進捗状況・予定の概況</w:t>
            </w:r>
            <w:r w:rsidR="00061C42" w:rsidRPr="003D5882">
              <w:rPr>
                <w:rFonts w:asciiTheme="minorEastAsia" w:hAnsiTheme="minorEastAsia" w:cs="Arial" w:hint="eastAsia"/>
                <w:vertAlign w:val="superscript"/>
              </w:rPr>
              <w:t>※４</w:t>
            </w:r>
            <w:r w:rsidRPr="003D5882">
              <w:rPr>
                <w:rFonts w:asciiTheme="minorEastAsia" w:hAnsiTheme="minorEastAsia" w:cs="Arial" w:hint="eastAsia"/>
              </w:rPr>
              <w:t>）</w:t>
            </w:r>
          </w:p>
          <w:p w14:paraId="075068D4" w14:textId="77777777" w:rsidR="00AC050F" w:rsidRPr="003D5882" w:rsidRDefault="00AC050F" w:rsidP="00AC050F">
            <w:pPr>
              <w:snapToGrid w:val="0"/>
              <w:spacing w:line="240" w:lineRule="atLeast"/>
              <w:rPr>
                <w:rFonts w:asciiTheme="minorEastAsia" w:hAnsiTheme="minorEastAsia" w:cs="Arial"/>
              </w:rPr>
            </w:pPr>
            <w:r>
              <w:rPr>
                <w:rFonts w:asciiTheme="minorEastAsia" w:hAnsiTheme="minorEastAsia" w:cs="Arial"/>
              </w:rPr>
              <w:t>非医療機器版アプリ「</w:t>
            </w:r>
            <w:proofErr w:type="spellStart"/>
            <w:r>
              <w:rPr>
                <w:rFonts w:asciiTheme="minorEastAsia" w:hAnsiTheme="minorEastAsia" w:cs="Arial"/>
              </w:rPr>
              <w:t>PaTaKaRUSH</w:t>
            </w:r>
            <w:proofErr w:type="spellEnd"/>
            <w:r>
              <w:rPr>
                <w:rFonts w:asciiTheme="minorEastAsia" w:hAnsiTheme="minorEastAsia" w:cs="Arial"/>
              </w:rPr>
              <w:t>」を一般向けに提供中。コア技術（連続単音節認識・入力標準化）は特許出願公開済み（特開2026-74706）。</w:t>
            </w:r>
          </w:p>
          <w:p w14:paraId="0732B25B" w14:textId="48C42158" w:rsidR="00777CBF" w:rsidRPr="003D5882" w:rsidRDefault="00AC050F" w:rsidP="00AC050F">
            <w:pPr>
              <w:snapToGrid w:val="0"/>
              <w:spacing w:line="240" w:lineRule="atLeast"/>
              <w:rPr>
                <w:rFonts w:asciiTheme="minorEastAsia" w:hAnsiTheme="minorEastAsia" w:cs="Arial"/>
              </w:rPr>
            </w:pPr>
            <w:r>
              <w:rPr>
                <w:rFonts w:asciiTheme="minorEastAsia" w:hAnsiTheme="minorEastAsia" w:cs="Arial"/>
              </w:rPr>
              <w:t>今後、測定性能の検証及び探索的臨床研究を実施し、指定後は速やかに先駆け総合評価相談を活用して承認申請に向けた事前評価を進める予定。</w:t>
            </w:r>
          </w:p>
        </w:tc>
      </w:tr>
    </w:tbl>
    <w:p w14:paraId="1681657D" w14:textId="77777777" w:rsidR="009276F4" w:rsidRPr="003D5882" w:rsidRDefault="009276F4" w:rsidP="00761B52">
      <w:pPr>
        <w:pStyle w:val="a3"/>
        <w:spacing w:before="0"/>
        <w:ind w:left="0"/>
        <w:jc w:val="both"/>
        <w:rPr>
          <w:rFonts w:asciiTheme="minorEastAsia" w:eastAsiaTheme="minorEastAsia" w:hAnsiTheme="minorEastAsia" w:cs="Arial"/>
          <w:sz w:val="16"/>
          <w:szCs w:val="16"/>
          <w:lang w:eastAsia="ja-JP"/>
        </w:rPr>
      </w:pPr>
    </w:p>
    <w:p w14:paraId="388B17B6" w14:textId="77777777" w:rsidR="003129FE" w:rsidRPr="003D5882" w:rsidRDefault="003129FE" w:rsidP="003129FE">
      <w:pPr>
        <w:pStyle w:val="a3"/>
        <w:spacing w:before="0"/>
        <w:ind w:left="0"/>
        <w:jc w:val="both"/>
        <w:rPr>
          <w:ins w:id="18" w:author="作成者"/>
          <w:rFonts w:asciiTheme="minorEastAsia" w:eastAsiaTheme="minorEastAsia" w:hAnsiTheme="minorEastAsia" w:cs="Arial"/>
          <w:sz w:val="16"/>
          <w:szCs w:val="16"/>
          <w:lang w:eastAsia="ja-JP"/>
        </w:rPr>
      </w:pPr>
      <w:ins w:id="19" w:author="作成者">
        <w:r w:rsidRPr="003D5882">
          <w:rPr>
            <w:rFonts w:asciiTheme="minorEastAsia" w:eastAsiaTheme="minorEastAsia" w:hAnsiTheme="minorEastAsia" w:cs="Arial" w:hint="eastAsia"/>
            <w:sz w:val="16"/>
            <w:szCs w:val="16"/>
            <w:lang w:eastAsia="ja-JP"/>
          </w:rPr>
          <w:t>※１：該当する一般的名称がない場合には「新設」と記載。</w:t>
        </w:r>
      </w:ins>
    </w:p>
    <w:p w14:paraId="4B197603" w14:textId="77777777" w:rsidR="003129FE" w:rsidRPr="003D5882" w:rsidRDefault="003129FE" w:rsidP="003129FE">
      <w:pPr>
        <w:ind w:left="480" w:hangingChars="300" w:hanging="480"/>
        <w:rPr>
          <w:ins w:id="20" w:author="作成者"/>
          <w:rFonts w:asciiTheme="minorEastAsia" w:hAnsiTheme="minorEastAsia"/>
          <w:sz w:val="16"/>
          <w:szCs w:val="16"/>
          <w:lang w:eastAsia="ja-JP"/>
        </w:rPr>
      </w:pPr>
      <w:ins w:id="21" w:author="作成者">
        <w:r w:rsidRPr="003D5882">
          <w:rPr>
            <w:rFonts w:asciiTheme="minorEastAsia" w:hAnsiTheme="minorEastAsia" w:cs="Arial" w:hint="eastAsia"/>
            <w:sz w:val="16"/>
            <w:szCs w:val="16"/>
            <w:lang w:eastAsia="ja-JP"/>
          </w:rPr>
          <w:t>※２：既に決まっている場合に記載。販売名の名称が決まっていない場合には「未定」若しくは仮称を記載し、最後に「（仮称）」と記載すること。</w:t>
        </w:r>
      </w:ins>
    </w:p>
    <w:p w14:paraId="2AD12336" w14:textId="77777777" w:rsidR="003129FE" w:rsidRPr="003D5882" w:rsidRDefault="003129FE" w:rsidP="003129FE">
      <w:pPr>
        <w:pStyle w:val="a3"/>
        <w:spacing w:before="0"/>
        <w:ind w:left="378" w:hangingChars="236" w:hanging="378"/>
        <w:jc w:val="both"/>
        <w:rPr>
          <w:ins w:id="22" w:author="作成者"/>
          <w:rFonts w:asciiTheme="minorEastAsia" w:eastAsiaTheme="minorEastAsia" w:hAnsiTheme="minorEastAsia" w:cs="Arial"/>
          <w:sz w:val="16"/>
          <w:szCs w:val="16"/>
          <w:lang w:eastAsia="ja-JP"/>
        </w:rPr>
      </w:pPr>
      <w:ins w:id="23" w:author="作成者">
        <w:r w:rsidRPr="003D5882">
          <w:rPr>
            <w:rFonts w:asciiTheme="minorEastAsia" w:eastAsiaTheme="minorEastAsia" w:hAnsiTheme="minorEastAsia" w:cs="Arial" w:hint="eastAsia"/>
            <w:sz w:val="16"/>
            <w:szCs w:val="16"/>
            <w:lang w:eastAsia="ja-JP"/>
          </w:rPr>
          <w:t>※３：該当する□を塗りつぶすこと。</w:t>
        </w:r>
      </w:ins>
    </w:p>
    <w:p w14:paraId="3440AB74" w14:textId="77777777" w:rsidR="003129FE" w:rsidRPr="003D5882" w:rsidRDefault="003129FE" w:rsidP="003129FE">
      <w:pPr>
        <w:pStyle w:val="a3"/>
        <w:spacing w:before="0"/>
        <w:ind w:left="378" w:hangingChars="236" w:hanging="378"/>
        <w:jc w:val="both"/>
        <w:rPr>
          <w:ins w:id="24" w:author="作成者"/>
          <w:rFonts w:asciiTheme="minorEastAsia" w:eastAsiaTheme="minorEastAsia" w:hAnsiTheme="minorEastAsia" w:cs="Arial"/>
          <w:sz w:val="16"/>
          <w:szCs w:val="16"/>
          <w:lang w:eastAsia="ja-JP"/>
        </w:rPr>
      </w:pPr>
      <w:ins w:id="25" w:author="作成者">
        <w:r w:rsidRPr="003D5882">
          <w:rPr>
            <w:rFonts w:asciiTheme="minorEastAsia" w:eastAsiaTheme="minorEastAsia" w:hAnsiTheme="minorEastAsia" w:cs="Arial" w:hint="eastAsia"/>
            <w:sz w:val="16"/>
            <w:szCs w:val="16"/>
            <w:lang w:eastAsia="ja-JP"/>
          </w:rPr>
          <w:t>※４：独立行政法人医薬品医療機器総合機構の先駆け総合評価相談の活用予定時期を含めて、記載すること。</w:t>
        </w:r>
      </w:ins>
    </w:p>
    <w:p w14:paraId="2FFE5D01" w14:textId="77777777" w:rsidR="003129FE" w:rsidRPr="003D5882" w:rsidRDefault="003129FE" w:rsidP="003129FE">
      <w:pPr>
        <w:pStyle w:val="a3"/>
        <w:spacing w:before="0"/>
        <w:ind w:left="0"/>
        <w:jc w:val="both"/>
        <w:rPr>
          <w:ins w:id="26" w:author="作成者"/>
          <w:rFonts w:asciiTheme="minorEastAsia" w:eastAsiaTheme="minorEastAsia" w:hAnsiTheme="minorEastAsia" w:cs="Arial"/>
          <w:sz w:val="16"/>
          <w:szCs w:val="16"/>
          <w:lang w:eastAsia="ja-JP"/>
        </w:rPr>
      </w:pPr>
    </w:p>
    <w:p w14:paraId="4C42BD5D" w14:textId="77777777" w:rsidR="003129FE" w:rsidRPr="003D5882" w:rsidRDefault="003129FE" w:rsidP="003129FE">
      <w:pPr>
        <w:pStyle w:val="a3"/>
        <w:spacing w:before="0"/>
        <w:ind w:left="0"/>
        <w:jc w:val="both"/>
        <w:rPr>
          <w:ins w:id="27" w:author="作成者"/>
          <w:rFonts w:asciiTheme="minorEastAsia" w:eastAsiaTheme="minorEastAsia" w:hAnsiTheme="minorEastAsia" w:cs="Arial"/>
          <w:sz w:val="16"/>
          <w:szCs w:val="16"/>
          <w:lang w:eastAsia="ja-JP"/>
        </w:rPr>
      </w:pPr>
      <w:ins w:id="28" w:author="作成者">
        <w:r w:rsidRPr="003D5882">
          <w:rPr>
            <w:rFonts w:asciiTheme="minorEastAsia" w:eastAsiaTheme="minorEastAsia" w:hAnsiTheme="minorEastAsia" w:cs="Arial" w:hint="eastAsia"/>
            <w:sz w:val="16"/>
            <w:szCs w:val="16"/>
            <w:lang w:eastAsia="ja-JP"/>
          </w:rPr>
          <w:t>（その他留意事項）</w:t>
        </w:r>
      </w:ins>
    </w:p>
    <w:p w14:paraId="376775FF" w14:textId="77777777" w:rsidR="003129FE" w:rsidRPr="003D5882" w:rsidRDefault="003129FE" w:rsidP="003129FE">
      <w:pPr>
        <w:pStyle w:val="a3"/>
        <w:spacing w:before="0"/>
        <w:ind w:left="0"/>
        <w:jc w:val="both"/>
        <w:rPr>
          <w:ins w:id="29" w:author="作成者"/>
          <w:rFonts w:asciiTheme="minorEastAsia" w:eastAsiaTheme="minorEastAsia" w:hAnsiTheme="minorEastAsia" w:cs="Arial"/>
          <w:sz w:val="16"/>
          <w:szCs w:val="16"/>
          <w:lang w:eastAsia="ja-JP"/>
        </w:rPr>
      </w:pPr>
      <w:ins w:id="30" w:author="作成者">
        <w:r w:rsidRPr="003D5882">
          <w:rPr>
            <w:rFonts w:asciiTheme="minorEastAsia" w:eastAsiaTheme="minorEastAsia" w:hAnsiTheme="minorEastAsia" w:cs="Arial" w:hint="eastAsia"/>
            <w:sz w:val="16"/>
            <w:szCs w:val="16"/>
            <w:lang w:eastAsia="ja-JP"/>
          </w:rPr>
          <w:t xml:space="preserve">　１ 様式はA４判とすること。</w:t>
        </w:r>
      </w:ins>
    </w:p>
    <w:p w14:paraId="17268FFB" w14:textId="77777777" w:rsidR="003129FE" w:rsidRPr="003D5882" w:rsidRDefault="003129FE" w:rsidP="003129FE">
      <w:pPr>
        <w:pStyle w:val="a3"/>
        <w:spacing w:before="0"/>
        <w:ind w:left="0"/>
        <w:jc w:val="both"/>
        <w:rPr>
          <w:ins w:id="31" w:author="作成者"/>
          <w:rFonts w:asciiTheme="minorEastAsia" w:eastAsiaTheme="minorEastAsia" w:hAnsiTheme="minorEastAsia" w:cs="Arial"/>
          <w:sz w:val="16"/>
          <w:szCs w:val="16"/>
          <w:lang w:eastAsia="ja-JP"/>
        </w:rPr>
      </w:pPr>
      <w:ins w:id="32" w:author="作成者">
        <w:r w:rsidRPr="003D5882">
          <w:rPr>
            <w:rFonts w:asciiTheme="minorEastAsia" w:eastAsiaTheme="minorEastAsia" w:hAnsiTheme="minorEastAsia" w:cs="Arial" w:hint="eastAsia"/>
            <w:sz w:val="16"/>
            <w:szCs w:val="16"/>
            <w:lang w:eastAsia="ja-JP"/>
          </w:rPr>
          <w:t xml:space="preserve">　２ 詳細についてさらに説明を要する場合には、別添として添付することは差し支えない。</w:t>
        </w:r>
      </w:ins>
    </w:p>
    <w:p w14:paraId="3D6E4994" w14:textId="77777777" w:rsidR="003129FE" w:rsidRPr="003D5882" w:rsidRDefault="003129FE" w:rsidP="003129FE">
      <w:pPr>
        <w:pStyle w:val="a3"/>
        <w:ind w:left="0" w:right="800"/>
        <w:rPr>
          <w:ins w:id="33" w:author="作成者"/>
          <w:rFonts w:asciiTheme="minorEastAsia" w:eastAsiaTheme="minorEastAsia" w:hAnsiTheme="minorEastAsia" w:cs="Arial"/>
          <w:sz w:val="14"/>
          <w:szCs w:val="20"/>
          <w:lang w:eastAsia="ja-JP"/>
        </w:rPr>
      </w:pPr>
      <w:ins w:id="34" w:author="作成者">
        <w:r w:rsidRPr="003D5882">
          <w:rPr>
            <w:rFonts w:asciiTheme="minorEastAsia" w:eastAsiaTheme="minorEastAsia" w:hAnsiTheme="minorEastAsia" w:cs="Arial" w:hint="eastAsia"/>
            <w:sz w:val="16"/>
            <w:szCs w:val="16"/>
            <w:lang w:eastAsia="ja-JP"/>
          </w:rPr>
          <w:t xml:space="preserve">　３ 公表資料として用いることを前提に作成すること。</w:t>
        </w:r>
      </w:ins>
    </w:p>
    <w:p w14:paraId="4597512E" w14:textId="12F0CAF4" w:rsidR="00085B81" w:rsidRPr="003129FE" w:rsidRDefault="00085B81" w:rsidP="00761B52">
      <w:pPr>
        <w:pStyle w:val="a3"/>
        <w:ind w:left="0" w:right="800"/>
        <w:rPr>
          <w:rFonts w:asciiTheme="minorEastAsia" w:eastAsiaTheme="minorEastAsia" w:hAnsiTheme="minorEastAsia" w:cs="Arial"/>
          <w:sz w:val="14"/>
          <w:szCs w:val="20"/>
          <w:lang w:eastAsia="ja-JP"/>
        </w:rPr>
      </w:pPr>
    </w:p>
    <w:sectPr w:rsidR="00085B81" w:rsidRPr="003129FE" w:rsidSect="00791E67">
      <w:headerReference w:type="default" r:id="rId7"/>
      <w:pgSz w:w="11910" w:h="16840"/>
      <w:pgMar w:top="1418" w:right="1562" w:bottom="1418" w:left="1418" w:header="567" w:footer="90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BEA742" w14:textId="77777777" w:rsidR="00AA1653" w:rsidRDefault="00AA1653" w:rsidP="00F21E3F">
      <w:r>
        <w:separator/>
      </w:r>
    </w:p>
  </w:endnote>
  <w:endnote w:type="continuationSeparator" w:id="0">
    <w:p w14:paraId="0364A0FF" w14:textId="77777777" w:rsidR="00AA1653" w:rsidRDefault="00AA1653" w:rsidP="00F21E3F">
      <w:r>
        <w:continuationSeparator/>
      </w:r>
    </w:p>
  </w:endnote>
  <w:endnote w:type="continuationNotice" w:id="1">
    <w:p w14:paraId="6076404F" w14:textId="77777777" w:rsidR="00AA1653" w:rsidRDefault="00AA16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Ｐゴシック">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ＤＨＰ特太ゴシック体">
    <w:altName w:val="Yu Gothic"/>
    <w:panose1 w:val="020B0604020202020204"/>
    <w:charset w:val="80"/>
    <w:family w:val="modern"/>
    <w:pitch w:val="variable"/>
    <w:sig w:usb0="80000283" w:usb1="2AC76CF8"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1FA75E" w14:textId="77777777" w:rsidR="00AA1653" w:rsidRDefault="00AA1653" w:rsidP="00F21E3F">
      <w:r>
        <w:separator/>
      </w:r>
    </w:p>
  </w:footnote>
  <w:footnote w:type="continuationSeparator" w:id="0">
    <w:p w14:paraId="1D146D36" w14:textId="77777777" w:rsidR="00AA1653" w:rsidRDefault="00AA1653" w:rsidP="00F21E3F">
      <w:r>
        <w:continuationSeparator/>
      </w:r>
    </w:p>
  </w:footnote>
  <w:footnote w:type="continuationNotice" w:id="1">
    <w:p w14:paraId="4916C6C8" w14:textId="77777777" w:rsidR="00AA1653" w:rsidRDefault="00AA16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2010BA" w14:textId="7DE3C6D2" w:rsidR="00DD4AE5" w:rsidRPr="00C02C3C" w:rsidRDefault="00DD4AE5" w:rsidP="00C02C3C">
    <w:pPr>
      <w:pStyle w:val="a6"/>
      <w:jc w:val="right"/>
      <w:rPr>
        <w:rFonts w:ascii="ＤＨＰ特太ゴシック体" w:eastAsia="ＤＨＰ特太ゴシック体" w:hAnsi="ＤＨＰ特太ゴシック体"/>
        <w:sz w:val="20"/>
        <w:bdr w:val="single" w:sz="4" w:space="0" w:color="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94549"/>
    <w:multiLevelType w:val="hybridMultilevel"/>
    <w:tmpl w:val="9F48F40E"/>
    <w:lvl w:ilvl="0" w:tplc="6D20E516">
      <w:start w:val="3"/>
      <w:numFmt w:val="bullet"/>
      <w:lvlText w:val="・"/>
      <w:lvlJc w:val="left"/>
      <w:pPr>
        <w:ind w:left="440" w:hanging="440"/>
      </w:pPr>
      <w:rPr>
        <w:rFonts w:ascii="ＭＳ 明朝" w:eastAsia="ＭＳ 明朝" w:hAnsi="ＭＳ 明朝" w:cstheme="minorBidi"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149E1CDB"/>
    <w:multiLevelType w:val="hybridMultilevel"/>
    <w:tmpl w:val="49B87E60"/>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abstractNum w:abstractNumId="2" w15:restartNumberingAfterBreak="0">
    <w:nsid w:val="19FA4B82"/>
    <w:multiLevelType w:val="hybridMultilevel"/>
    <w:tmpl w:val="A64EABA4"/>
    <w:lvl w:ilvl="0" w:tplc="7C84792A">
      <w:start w:val="1"/>
      <w:numFmt w:val="decimalEnclosedCircle"/>
      <w:lvlText w:val="%1"/>
      <w:lvlJc w:val="left"/>
      <w:pPr>
        <w:ind w:left="360" w:hanging="360"/>
      </w:pPr>
      <w:rPr>
        <w:rFonts w:ascii="ＭＳ ゴシック" w:eastAsia="ＭＳ ゴシック" w:hAnsi="ＭＳ ゴシック" w:cs="ＭＳ ゴシック"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D3405F2"/>
    <w:multiLevelType w:val="hybridMultilevel"/>
    <w:tmpl w:val="6BC4979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1F203B0B"/>
    <w:multiLevelType w:val="hybridMultilevel"/>
    <w:tmpl w:val="B6BCE154"/>
    <w:lvl w:ilvl="0" w:tplc="07C2F81E">
      <w:start w:val="1"/>
      <w:numFmt w:val="bullet"/>
      <w:lvlText w:val=""/>
      <w:lvlJc w:val="left"/>
      <w:pPr>
        <w:tabs>
          <w:tab w:val="num" w:pos="720"/>
        </w:tabs>
        <w:ind w:left="720" w:hanging="360"/>
      </w:pPr>
      <w:rPr>
        <w:rFonts w:ascii="Wingdings" w:hAnsi="Wingdings" w:hint="default"/>
      </w:rPr>
    </w:lvl>
    <w:lvl w:ilvl="1" w:tplc="22FA4FB2">
      <w:start w:val="1"/>
      <w:numFmt w:val="bullet"/>
      <w:lvlText w:val=""/>
      <w:lvlJc w:val="left"/>
      <w:pPr>
        <w:tabs>
          <w:tab w:val="num" w:pos="1440"/>
        </w:tabs>
        <w:ind w:left="1440" w:hanging="360"/>
      </w:pPr>
      <w:rPr>
        <w:rFonts w:ascii="Wingdings" w:hAnsi="Wingdings" w:hint="default"/>
      </w:rPr>
    </w:lvl>
    <w:lvl w:ilvl="2" w:tplc="D102C6CC" w:tentative="1">
      <w:start w:val="1"/>
      <w:numFmt w:val="bullet"/>
      <w:lvlText w:val=""/>
      <w:lvlJc w:val="left"/>
      <w:pPr>
        <w:tabs>
          <w:tab w:val="num" w:pos="2160"/>
        </w:tabs>
        <w:ind w:left="2160" w:hanging="360"/>
      </w:pPr>
      <w:rPr>
        <w:rFonts w:ascii="Wingdings" w:hAnsi="Wingdings" w:hint="default"/>
      </w:rPr>
    </w:lvl>
    <w:lvl w:ilvl="3" w:tplc="2DCE8C0E" w:tentative="1">
      <w:start w:val="1"/>
      <w:numFmt w:val="bullet"/>
      <w:lvlText w:val=""/>
      <w:lvlJc w:val="left"/>
      <w:pPr>
        <w:tabs>
          <w:tab w:val="num" w:pos="2880"/>
        </w:tabs>
        <w:ind w:left="2880" w:hanging="360"/>
      </w:pPr>
      <w:rPr>
        <w:rFonts w:ascii="Wingdings" w:hAnsi="Wingdings" w:hint="default"/>
      </w:rPr>
    </w:lvl>
    <w:lvl w:ilvl="4" w:tplc="8CECA5B6" w:tentative="1">
      <w:start w:val="1"/>
      <w:numFmt w:val="bullet"/>
      <w:lvlText w:val=""/>
      <w:lvlJc w:val="left"/>
      <w:pPr>
        <w:tabs>
          <w:tab w:val="num" w:pos="3600"/>
        </w:tabs>
        <w:ind w:left="3600" w:hanging="360"/>
      </w:pPr>
      <w:rPr>
        <w:rFonts w:ascii="Wingdings" w:hAnsi="Wingdings" w:hint="default"/>
      </w:rPr>
    </w:lvl>
    <w:lvl w:ilvl="5" w:tplc="AC76D23A" w:tentative="1">
      <w:start w:val="1"/>
      <w:numFmt w:val="bullet"/>
      <w:lvlText w:val=""/>
      <w:lvlJc w:val="left"/>
      <w:pPr>
        <w:tabs>
          <w:tab w:val="num" w:pos="4320"/>
        </w:tabs>
        <w:ind w:left="4320" w:hanging="360"/>
      </w:pPr>
      <w:rPr>
        <w:rFonts w:ascii="Wingdings" w:hAnsi="Wingdings" w:hint="default"/>
      </w:rPr>
    </w:lvl>
    <w:lvl w:ilvl="6" w:tplc="A4DAAF52" w:tentative="1">
      <w:start w:val="1"/>
      <w:numFmt w:val="bullet"/>
      <w:lvlText w:val=""/>
      <w:lvlJc w:val="left"/>
      <w:pPr>
        <w:tabs>
          <w:tab w:val="num" w:pos="5040"/>
        </w:tabs>
        <w:ind w:left="5040" w:hanging="360"/>
      </w:pPr>
      <w:rPr>
        <w:rFonts w:ascii="Wingdings" w:hAnsi="Wingdings" w:hint="default"/>
      </w:rPr>
    </w:lvl>
    <w:lvl w:ilvl="7" w:tplc="8F287C08" w:tentative="1">
      <w:start w:val="1"/>
      <w:numFmt w:val="bullet"/>
      <w:lvlText w:val=""/>
      <w:lvlJc w:val="left"/>
      <w:pPr>
        <w:tabs>
          <w:tab w:val="num" w:pos="5760"/>
        </w:tabs>
        <w:ind w:left="5760" w:hanging="360"/>
      </w:pPr>
      <w:rPr>
        <w:rFonts w:ascii="Wingdings" w:hAnsi="Wingdings" w:hint="default"/>
      </w:rPr>
    </w:lvl>
    <w:lvl w:ilvl="8" w:tplc="BAA4B18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281431"/>
    <w:multiLevelType w:val="hybridMultilevel"/>
    <w:tmpl w:val="7C6CD9F4"/>
    <w:lvl w:ilvl="0" w:tplc="79C4E6A8">
      <w:start w:val="1"/>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22A2682C"/>
    <w:multiLevelType w:val="hybridMultilevel"/>
    <w:tmpl w:val="8358654C"/>
    <w:lvl w:ilvl="0" w:tplc="BF944BE2">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47C582A"/>
    <w:multiLevelType w:val="hybridMultilevel"/>
    <w:tmpl w:val="CE4CCF90"/>
    <w:lvl w:ilvl="0" w:tplc="4BBE109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8" w15:restartNumberingAfterBreak="0">
    <w:nsid w:val="2796559E"/>
    <w:multiLevelType w:val="hybridMultilevel"/>
    <w:tmpl w:val="A43AB7AA"/>
    <w:lvl w:ilvl="0" w:tplc="6D20E516">
      <w:start w:val="3"/>
      <w:numFmt w:val="bullet"/>
      <w:lvlText w:val="・"/>
      <w:lvlJc w:val="left"/>
      <w:pPr>
        <w:ind w:left="440" w:hanging="44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1AD566F"/>
    <w:multiLevelType w:val="hybridMultilevel"/>
    <w:tmpl w:val="84D0A63A"/>
    <w:lvl w:ilvl="0" w:tplc="7F0C7CA0">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0" w15:restartNumberingAfterBreak="0">
    <w:nsid w:val="42BF4EC8"/>
    <w:multiLevelType w:val="hybridMultilevel"/>
    <w:tmpl w:val="12CEC168"/>
    <w:lvl w:ilvl="0" w:tplc="6D20E516">
      <w:start w:val="3"/>
      <w:numFmt w:val="bullet"/>
      <w:lvlText w:val="・"/>
      <w:lvlJc w:val="left"/>
      <w:pPr>
        <w:ind w:left="440" w:hanging="44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47DE5CD6"/>
    <w:multiLevelType w:val="hybridMultilevel"/>
    <w:tmpl w:val="44EA2B24"/>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2" w15:restartNumberingAfterBreak="0">
    <w:nsid w:val="4C5B738B"/>
    <w:multiLevelType w:val="hybridMultilevel"/>
    <w:tmpl w:val="D29C4104"/>
    <w:lvl w:ilvl="0" w:tplc="72F2332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DE50FBE"/>
    <w:multiLevelType w:val="hybridMultilevel"/>
    <w:tmpl w:val="F31AD748"/>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B">
      <w:start w:val="1"/>
      <w:numFmt w:val="bullet"/>
      <w:lvlText w:val=""/>
      <w:lvlJc w:val="left"/>
      <w:pPr>
        <w:ind w:left="2520" w:hanging="420"/>
      </w:pPr>
      <w:rPr>
        <w:rFonts w:ascii="Wingdings" w:hAnsi="Wingdings" w:hint="default"/>
      </w:rPr>
    </w:lvl>
    <w:lvl w:ilvl="5" w:tplc="0409000D">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B">
      <w:start w:val="1"/>
      <w:numFmt w:val="bullet"/>
      <w:lvlText w:val=""/>
      <w:lvlJc w:val="left"/>
      <w:pPr>
        <w:ind w:left="3780" w:hanging="420"/>
      </w:pPr>
      <w:rPr>
        <w:rFonts w:ascii="Wingdings" w:hAnsi="Wingdings" w:hint="default"/>
      </w:rPr>
    </w:lvl>
    <w:lvl w:ilvl="8" w:tplc="0409000D">
      <w:start w:val="1"/>
      <w:numFmt w:val="bullet"/>
      <w:lvlText w:val=""/>
      <w:lvlJc w:val="left"/>
      <w:pPr>
        <w:ind w:left="4200" w:hanging="420"/>
      </w:pPr>
      <w:rPr>
        <w:rFonts w:ascii="Wingdings" w:hAnsi="Wingdings" w:hint="default"/>
      </w:rPr>
    </w:lvl>
  </w:abstractNum>
  <w:abstractNum w:abstractNumId="14" w15:restartNumberingAfterBreak="0">
    <w:nsid w:val="55F67FEF"/>
    <w:multiLevelType w:val="hybridMultilevel"/>
    <w:tmpl w:val="F7041F02"/>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abstractNum w:abstractNumId="15" w15:restartNumberingAfterBreak="0">
    <w:nsid w:val="58311005"/>
    <w:multiLevelType w:val="hybridMultilevel"/>
    <w:tmpl w:val="4F88A8B0"/>
    <w:lvl w:ilvl="0" w:tplc="04090001">
      <w:start w:val="1"/>
      <w:numFmt w:val="bullet"/>
      <w:lvlText w:val=""/>
      <w:lvlJc w:val="left"/>
      <w:pPr>
        <w:ind w:left="860" w:hanging="420"/>
      </w:pPr>
      <w:rPr>
        <w:rFonts w:ascii="Wingdings" w:hAnsi="Wingdings" w:hint="default"/>
      </w:rPr>
    </w:lvl>
    <w:lvl w:ilvl="1" w:tplc="0409000B" w:tentative="1">
      <w:start w:val="1"/>
      <w:numFmt w:val="bullet"/>
      <w:lvlText w:val=""/>
      <w:lvlJc w:val="left"/>
      <w:pPr>
        <w:ind w:left="1280" w:hanging="420"/>
      </w:pPr>
      <w:rPr>
        <w:rFonts w:ascii="Wingdings" w:hAnsi="Wingdings" w:hint="default"/>
      </w:rPr>
    </w:lvl>
    <w:lvl w:ilvl="2" w:tplc="0409000D"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B" w:tentative="1">
      <w:start w:val="1"/>
      <w:numFmt w:val="bullet"/>
      <w:lvlText w:val=""/>
      <w:lvlJc w:val="left"/>
      <w:pPr>
        <w:ind w:left="2540" w:hanging="420"/>
      </w:pPr>
      <w:rPr>
        <w:rFonts w:ascii="Wingdings" w:hAnsi="Wingdings" w:hint="default"/>
      </w:rPr>
    </w:lvl>
    <w:lvl w:ilvl="5" w:tplc="0409000D"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B" w:tentative="1">
      <w:start w:val="1"/>
      <w:numFmt w:val="bullet"/>
      <w:lvlText w:val=""/>
      <w:lvlJc w:val="left"/>
      <w:pPr>
        <w:ind w:left="3800" w:hanging="420"/>
      </w:pPr>
      <w:rPr>
        <w:rFonts w:ascii="Wingdings" w:hAnsi="Wingdings" w:hint="default"/>
      </w:rPr>
    </w:lvl>
    <w:lvl w:ilvl="8" w:tplc="0409000D" w:tentative="1">
      <w:start w:val="1"/>
      <w:numFmt w:val="bullet"/>
      <w:lvlText w:val=""/>
      <w:lvlJc w:val="left"/>
      <w:pPr>
        <w:ind w:left="4220" w:hanging="420"/>
      </w:pPr>
      <w:rPr>
        <w:rFonts w:ascii="Wingdings" w:hAnsi="Wingdings" w:hint="default"/>
      </w:rPr>
    </w:lvl>
  </w:abstractNum>
  <w:abstractNum w:abstractNumId="16" w15:restartNumberingAfterBreak="0">
    <w:nsid w:val="5CB37C69"/>
    <w:multiLevelType w:val="hybridMultilevel"/>
    <w:tmpl w:val="390285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5E74589B"/>
    <w:multiLevelType w:val="hybridMultilevel"/>
    <w:tmpl w:val="B660F5C4"/>
    <w:lvl w:ilvl="0" w:tplc="4302174E">
      <w:start w:val="1"/>
      <w:numFmt w:val="bullet"/>
      <w:lvlText w:val=""/>
      <w:lvlJc w:val="left"/>
      <w:pPr>
        <w:ind w:left="1060" w:hanging="420"/>
      </w:pPr>
      <w:rPr>
        <w:rFonts w:ascii="Wingdings" w:hAnsi="Wingdings" w:hint="default"/>
      </w:rPr>
    </w:lvl>
    <w:lvl w:ilvl="1" w:tplc="04090017" w:tentative="1">
      <w:start w:val="1"/>
      <w:numFmt w:val="aiueoFullWidth"/>
      <w:lvlText w:val="(%2)"/>
      <w:lvlJc w:val="left"/>
      <w:pPr>
        <w:ind w:left="1480" w:hanging="420"/>
      </w:pPr>
    </w:lvl>
    <w:lvl w:ilvl="2" w:tplc="04090011" w:tentative="1">
      <w:start w:val="1"/>
      <w:numFmt w:val="decimalEnclosedCircle"/>
      <w:lvlText w:val="%3"/>
      <w:lvlJc w:val="left"/>
      <w:pPr>
        <w:ind w:left="1900" w:hanging="420"/>
      </w:pPr>
    </w:lvl>
    <w:lvl w:ilvl="3" w:tplc="0409000F" w:tentative="1">
      <w:start w:val="1"/>
      <w:numFmt w:val="decimal"/>
      <w:lvlText w:val="%4."/>
      <w:lvlJc w:val="left"/>
      <w:pPr>
        <w:ind w:left="2320" w:hanging="420"/>
      </w:pPr>
    </w:lvl>
    <w:lvl w:ilvl="4" w:tplc="04090017" w:tentative="1">
      <w:start w:val="1"/>
      <w:numFmt w:val="aiueoFullWidth"/>
      <w:lvlText w:val="(%5)"/>
      <w:lvlJc w:val="left"/>
      <w:pPr>
        <w:ind w:left="2740" w:hanging="420"/>
      </w:pPr>
    </w:lvl>
    <w:lvl w:ilvl="5" w:tplc="04090011" w:tentative="1">
      <w:start w:val="1"/>
      <w:numFmt w:val="decimalEnclosedCircle"/>
      <w:lvlText w:val="%6"/>
      <w:lvlJc w:val="left"/>
      <w:pPr>
        <w:ind w:left="3160" w:hanging="420"/>
      </w:pPr>
    </w:lvl>
    <w:lvl w:ilvl="6" w:tplc="0409000F" w:tentative="1">
      <w:start w:val="1"/>
      <w:numFmt w:val="decimal"/>
      <w:lvlText w:val="%7."/>
      <w:lvlJc w:val="left"/>
      <w:pPr>
        <w:ind w:left="3580" w:hanging="420"/>
      </w:pPr>
    </w:lvl>
    <w:lvl w:ilvl="7" w:tplc="04090017" w:tentative="1">
      <w:start w:val="1"/>
      <w:numFmt w:val="aiueoFullWidth"/>
      <w:lvlText w:val="(%8)"/>
      <w:lvlJc w:val="left"/>
      <w:pPr>
        <w:ind w:left="4000" w:hanging="420"/>
      </w:pPr>
    </w:lvl>
    <w:lvl w:ilvl="8" w:tplc="04090011" w:tentative="1">
      <w:start w:val="1"/>
      <w:numFmt w:val="decimalEnclosedCircle"/>
      <w:lvlText w:val="%9"/>
      <w:lvlJc w:val="left"/>
      <w:pPr>
        <w:ind w:left="4420" w:hanging="420"/>
      </w:pPr>
    </w:lvl>
  </w:abstractNum>
  <w:abstractNum w:abstractNumId="18" w15:restartNumberingAfterBreak="0">
    <w:nsid w:val="60C237FB"/>
    <w:multiLevelType w:val="hybridMultilevel"/>
    <w:tmpl w:val="B748F260"/>
    <w:lvl w:ilvl="0" w:tplc="425C4D3C">
      <w:start w:val="1"/>
      <w:numFmt w:val="bullet"/>
      <w:lvlText w:val="•"/>
      <w:lvlJc w:val="left"/>
      <w:pPr>
        <w:ind w:left="440" w:hanging="440"/>
      </w:p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69A64FCB"/>
    <w:multiLevelType w:val="hybridMultilevel"/>
    <w:tmpl w:val="991C5568"/>
    <w:lvl w:ilvl="0" w:tplc="04090017">
      <w:start w:val="1"/>
      <w:numFmt w:val="aiueoFullWidth"/>
      <w:lvlText w:val="(%1)"/>
      <w:lvlJc w:val="left"/>
      <w:pPr>
        <w:ind w:left="640" w:hanging="420"/>
      </w:pPr>
    </w:lvl>
    <w:lvl w:ilvl="1" w:tplc="04090017">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20" w15:restartNumberingAfterBreak="0">
    <w:nsid w:val="6CE71D0D"/>
    <w:multiLevelType w:val="multilevel"/>
    <w:tmpl w:val="0944C978"/>
    <w:lvl w:ilvl="0">
      <w:start w:val="7"/>
      <w:numFmt w:val="decimal"/>
      <w:lvlText w:val="%1"/>
      <w:lvlJc w:val="left"/>
      <w:pPr>
        <w:ind w:hanging="840"/>
      </w:pPr>
      <w:rPr>
        <w:rFonts w:hint="default"/>
      </w:rPr>
    </w:lvl>
    <w:lvl w:ilvl="1">
      <w:start w:val="1"/>
      <w:numFmt w:val="decimal"/>
      <w:lvlText w:val="%1.%2"/>
      <w:lvlJc w:val="left"/>
      <w:pPr>
        <w:ind w:hanging="840"/>
      </w:pPr>
      <w:rPr>
        <w:rFonts w:hint="default"/>
      </w:rPr>
    </w:lvl>
    <w:lvl w:ilvl="2">
      <w:start w:val="1"/>
      <w:numFmt w:val="decimal"/>
      <w:lvlText w:val="%1.%2.%3"/>
      <w:lvlJc w:val="left"/>
      <w:pPr>
        <w:ind w:hanging="840"/>
      </w:pPr>
      <w:rPr>
        <w:rFonts w:ascii="Arial" w:eastAsia="Arial" w:hAnsi="Arial" w:hint="default"/>
        <w:spacing w:val="-1"/>
        <w:sz w:val="21"/>
        <w:szCs w:val="21"/>
      </w:rPr>
    </w:lvl>
    <w:lvl w:ilvl="3">
      <w:start w:val="1"/>
      <w:numFmt w:val="decimal"/>
      <w:lvlText w:val="%4."/>
      <w:lvlJc w:val="left"/>
      <w:pPr>
        <w:ind w:hanging="420"/>
      </w:pPr>
      <w:rPr>
        <w:rFonts w:ascii="Times New Roman" w:eastAsia="Times New Roman" w:hAnsi="Times New Roman" w:hint="default"/>
        <w:sz w:val="21"/>
        <w:szCs w:val="21"/>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1" w15:restartNumberingAfterBreak="0">
    <w:nsid w:val="6EDE0168"/>
    <w:multiLevelType w:val="hybridMultilevel"/>
    <w:tmpl w:val="683E9D4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2" w15:restartNumberingAfterBreak="0">
    <w:nsid w:val="6F820C1B"/>
    <w:multiLevelType w:val="hybridMultilevel"/>
    <w:tmpl w:val="2C9CBA34"/>
    <w:lvl w:ilvl="0" w:tplc="6D20E516">
      <w:start w:val="3"/>
      <w:numFmt w:val="bullet"/>
      <w:lvlText w:val="・"/>
      <w:lvlJc w:val="left"/>
      <w:pPr>
        <w:ind w:left="440" w:hanging="44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74CF7164"/>
    <w:multiLevelType w:val="hybridMultilevel"/>
    <w:tmpl w:val="F7041F02"/>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num w:numId="1" w16cid:durableId="1304887303">
    <w:abstractNumId w:val="19"/>
  </w:num>
  <w:num w:numId="2" w16cid:durableId="1394037863">
    <w:abstractNumId w:val="1"/>
  </w:num>
  <w:num w:numId="3" w16cid:durableId="1227182358">
    <w:abstractNumId w:val="17"/>
  </w:num>
  <w:num w:numId="4" w16cid:durableId="2068800092">
    <w:abstractNumId w:val="14"/>
  </w:num>
  <w:num w:numId="5" w16cid:durableId="701324733">
    <w:abstractNumId w:val="23"/>
  </w:num>
  <w:num w:numId="6" w16cid:durableId="321784433">
    <w:abstractNumId w:val="9"/>
  </w:num>
  <w:num w:numId="7" w16cid:durableId="485558706">
    <w:abstractNumId w:val="7"/>
  </w:num>
  <w:num w:numId="8" w16cid:durableId="1182628925">
    <w:abstractNumId w:val="12"/>
  </w:num>
  <w:num w:numId="9" w16cid:durableId="792484349">
    <w:abstractNumId w:val="6"/>
  </w:num>
  <w:num w:numId="10" w16cid:durableId="1141003730">
    <w:abstractNumId w:val="2"/>
  </w:num>
  <w:num w:numId="11" w16cid:durableId="801191459">
    <w:abstractNumId w:val="20"/>
  </w:num>
  <w:num w:numId="12" w16cid:durableId="1499930771">
    <w:abstractNumId w:val="4"/>
  </w:num>
  <w:num w:numId="13" w16cid:durableId="2029484269">
    <w:abstractNumId w:val="15"/>
  </w:num>
  <w:num w:numId="14" w16cid:durableId="15628635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1197703">
    <w:abstractNumId w:val="13"/>
  </w:num>
  <w:num w:numId="16" w16cid:durableId="2053338729">
    <w:abstractNumId w:val="13"/>
  </w:num>
  <w:num w:numId="17" w16cid:durableId="603265052">
    <w:abstractNumId w:val="16"/>
  </w:num>
  <w:num w:numId="18" w16cid:durableId="1714959859">
    <w:abstractNumId w:val="3"/>
  </w:num>
  <w:num w:numId="19" w16cid:durableId="742264572">
    <w:abstractNumId w:val="21"/>
  </w:num>
  <w:num w:numId="20" w16cid:durableId="1015620536">
    <w:abstractNumId w:val="5"/>
  </w:num>
  <w:num w:numId="21" w16cid:durableId="1414400783">
    <w:abstractNumId w:val="18"/>
  </w:num>
  <w:num w:numId="22" w16cid:durableId="1124694112">
    <w:abstractNumId w:val="0"/>
  </w:num>
  <w:num w:numId="23" w16cid:durableId="1242717187">
    <w:abstractNumId w:val="8"/>
  </w:num>
  <w:num w:numId="24" w16cid:durableId="1255212246">
    <w:abstractNumId w:val="10"/>
  </w:num>
  <w:num w:numId="25" w16cid:durableId="1971551669">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removePersonalInformation/>
  <w:removeDateAndTime/>
  <w:bordersDoNotSurroundHeader/>
  <w:bordersDoNotSurroundFooter/>
  <w:hideSpellingErrors/>
  <w:hideGrammaticalErrors/>
  <w:proofState w:spelling="clean" w:grammar="clean"/>
  <w:trackRevisions/>
  <w:doNotTrackFormatting/>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CAE"/>
    <w:rsid w:val="0000010F"/>
    <w:rsid w:val="00001309"/>
    <w:rsid w:val="000021D4"/>
    <w:rsid w:val="000022B9"/>
    <w:rsid w:val="00002343"/>
    <w:rsid w:val="0000279D"/>
    <w:rsid w:val="00002E9A"/>
    <w:rsid w:val="0000327E"/>
    <w:rsid w:val="00003AEF"/>
    <w:rsid w:val="00006860"/>
    <w:rsid w:val="00010ED9"/>
    <w:rsid w:val="000112A7"/>
    <w:rsid w:val="00011681"/>
    <w:rsid w:val="00011C99"/>
    <w:rsid w:val="0001530A"/>
    <w:rsid w:val="000154E6"/>
    <w:rsid w:val="00016655"/>
    <w:rsid w:val="000167E4"/>
    <w:rsid w:val="0002063A"/>
    <w:rsid w:val="00020752"/>
    <w:rsid w:val="0002218F"/>
    <w:rsid w:val="00022361"/>
    <w:rsid w:val="00022BBD"/>
    <w:rsid w:val="00022E90"/>
    <w:rsid w:val="0002403D"/>
    <w:rsid w:val="0002419F"/>
    <w:rsid w:val="00025090"/>
    <w:rsid w:val="00025105"/>
    <w:rsid w:val="00025D11"/>
    <w:rsid w:val="00025DB8"/>
    <w:rsid w:val="000279B1"/>
    <w:rsid w:val="00027C67"/>
    <w:rsid w:val="00027F43"/>
    <w:rsid w:val="00027F91"/>
    <w:rsid w:val="00030D2F"/>
    <w:rsid w:val="0003153F"/>
    <w:rsid w:val="000315BF"/>
    <w:rsid w:val="000318F4"/>
    <w:rsid w:val="00031B14"/>
    <w:rsid w:val="0003258C"/>
    <w:rsid w:val="00033EF6"/>
    <w:rsid w:val="000346CA"/>
    <w:rsid w:val="00034CBF"/>
    <w:rsid w:val="00035065"/>
    <w:rsid w:val="000353D3"/>
    <w:rsid w:val="00035AC2"/>
    <w:rsid w:val="00036585"/>
    <w:rsid w:val="00037354"/>
    <w:rsid w:val="00037B79"/>
    <w:rsid w:val="00042003"/>
    <w:rsid w:val="00042DC8"/>
    <w:rsid w:val="00042F25"/>
    <w:rsid w:val="000435EE"/>
    <w:rsid w:val="00044996"/>
    <w:rsid w:val="00044F6A"/>
    <w:rsid w:val="00045935"/>
    <w:rsid w:val="00046025"/>
    <w:rsid w:val="000475B2"/>
    <w:rsid w:val="000475CC"/>
    <w:rsid w:val="00047808"/>
    <w:rsid w:val="00047DAA"/>
    <w:rsid w:val="00047EA5"/>
    <w:rsid w:val="00050861"/>
    <w:rsid w:val="000520B4"/>
    <w:rsid w:val="0005496B"/>
    <w:rsid w:val="00055332"/>
    <w:rsid w:val="000604CC"/>
    <w:rsid w:val="00061C42"/>
    <w:rsid w:val="000625A3"/>
    <w:rsid w:val="00062DCB"/>
    <w:rsid w:val="000636AA"/>
    <w:rsid w:val="00067754"/>
    <w:rsid w:val="000703A5"/>
    <w:rsid w:val="000710C6"/>
    <w:rsid w:val="00071437"/>
    <w:rsid w:val="0007310A"/>
    <w:rsid w:val="000731DE"/>
    <w:rsid w:val="0007376D"/>
    <w:rsid w:val="00073C05"/>
    <w:rsid w:val="00074033"/>
    <w:rsid w:val="000755B6"/>
    <w:rsid w:val="00076630"/>
    <w:rsid w:val="00076C59"/>
    <w:rsid w:val="000773A2"/>
    <w:rsid w:val="00082313"/>
    <w:rsid w:val="000835C5"/>
    <w:rsid w:val="000846CB"/>
    <w:rsid w:val="00085B81"/>
    <w:rsid w:val="00086753"/>
    <w:rsid w:val="0008798B"/>
    <w:rsid w:val="000905DA"/>
    <w:rsid w:val="00094C70"/>
    <w:rsid w:val="000956B4"/>
    <w:rsid w:val="00095978"/>
    <w:rsid w:val="00097097"/>
    <w:rsid w:val="00097411"/>
    <w:rsid w:val="000A0798"/>
    <w:rsid w:val="000A0BC7"/>
    <w:rsid w:val="000A1B3E"/>
    <w:rsid w:val="000A1B98"/>
    <w:rsid w:val="000A3347"/>
    <w:rsid w:val="000A3790"/>
    <w:rsid w:val="000A45A9"/>
    <w:rsid w:val="000A4985"/>
    <w:rsid w:val="000A49FA"/>
    <w:rsid w:val="000A4E5E"/>
    <w:rsid w:val="000A55B8"/>
    <w:rsid w:val="000A6907"/>
    <w:rsid w:val="000B035A"/>
    <w:rsid w:val="000B04DF"/>
    <w:rsid w:val="000B0CDD"/>
    <w:rsid w:val="000B1FAC"/>
    <w:rsid w:val="000B3034"/>
    <w:rsid w:val="000B47E3"/>
    <w:rsid w:val="000B49FA"/>
    <w:rsid w:val="000B7DD3"/>
    <w:rsid w:val="000C16D4"/>
    <w:rsid w:val="000C52E1"/>
    <w:rsid w:val="000C61D0"/>
    <w:rsid w:val="000C629F"/>
    <w:rsid w:val="000D1B8B"/>
    <w:rsid w:val="000D1CF2"/>
    <w:rsid w:val="000D2D0A"/>
    <w:rsid w:val="000D4471"/>
    <w:rsid w:val="000D5C0E"/>
    <w:rsid w:val="000D5FC2"/>
    <w:rsid w:val="000D6704"/>
    <w:rsid w:val="000D6BD8"/>
    <w:rsid w:val="000D76AD"/>
    <w:rsid w:val="000D7912"/>
    <w:rsid w:val="000D7BB9"/>
    <w:rsid w:val="000E1AEB"/>
    <w:rsid w:val="000E2080"/>
    <w:rsid w:val="000E2245"/>
    <w:rsid w:val="000E22CD"/>
    <w:rsid w:val="000E321F"/>
    <w:rsid w:val="000E469F"/>
    <w:rsid w:val="000E4727"/>
    <w:rsid w:val="000E584C"/>
    <w:rsid w:val="000E6936"/>
    <w:rsid w:val="000E6CFF"/>
    <w:rsid w:val="000E6D81"/>
    <w:rsid w:val="000E7088"/>
    <w:rsid w:val="000E71CC"/>
    <w:rsid w:val="000E73A6"/>
    <w:rsid w:val="000E7E98"/>
    <w:rsid w:val="000F00F8"/>
    <w:rsid w:val="000F074C"/>
    <w:rsid w:val="000F257C"/>
    <w:rsid w:val="000F2DB2"/>
    <w:rsid w:val="000F3BD3"/>
    <w:rsid w:val="000F3D24"/>
    <w:rsid w:val="000F3E91"/>
    <w:rsid w:val="000F500E"/>
    <w:rsid w:val="000F6786"/>
    <w:rsid w:val="00100A39"/>
    <w:rsid w:val="00100CDB"/>
    <w:rsid w:val="00100E36"/>
    <w:rsid w:val="00101830"/>
    <w:rsid w:val="0010258F"/>
    <w:rsid w:val="0010278D"/>
    <w:rsid w:val="00102B5D"/>
    <w:rsid w:val="00102BB7"/>
    <w:rsid w:val="0010346B"/>
    <w:rsid w:val="001062F1"/>
    <w:rsid w:val="00106FE2"/>
    <w:rsid w:val="00107381"/>
    <w:rsid w:val="001074CB"/>
    <w:rsid w:val="00107A94"/>
    <w:rsid w:val="00110B02"/>
    <w:rsid w:val="00111D0D"/>
    <w:rsid w:val="00112EB6"/>
    <w:rsid w:val="0011426C"/>
    <w:rsid w:val="00116B03"/>
    <w:rsid w:val="00121969"/>
    <w:rsid w:val="00121F49"/>
    <w:rsid w:val="00122235"/>
    <w:rsid w:val="001225E6"/>
    <w:rsid w:val="001239C3"/>
    <w:rsid w:val="001250B6"/>
    <w:rsid w:val="001257CD"/>
    <w:rsid w:val="001259FE"/>
    <w:rsid w:val="00126CC6"/>
    <w:rsid w:val="0012733D"/>
    <w:rsid w:val="00131634"/>
    <w:rsid w:val="00132626"/>
    <w:rsid w:val="00135144"/>
    <w:rsid w:val="00137D01"/>
    <w:rsid w:val="00140937"/>
    <w:rsid w:val="00140C66"/>
    <w:rsid w:val="00141DA0"/>
    <w:rsid w:val="00141FC3"/>
    <w:rsid w:val="0014219A"/>
    <w:rsid w:val="00144594"/>
    <w:rsid w:val="00144E9A"/>
    <w:rsid w:val="00144F1A"/>
    <w:rsid w:val="0014639D"/>
    <w:rsid w:val="00150CA2"/>
    <w:rsid w:val="00152EA6"/>
    <w:rsid w:val="001535E6"/>
    <w:rsid w:val="0015393E"/>
    <w:rsid w:val="00153A04"/>
    <w:rsid w:val="0015481B"/>
    <w:rsid w:val="001575BF"/>
    <w:rsid w:val="00160D3B"/>
    <w:rsid w:val="001614B9"/>
    <w:rsid w:val="00161E63"/>
    <w:rsid w:val="00164495"/>
    <w:rsid w:val="0016535C"/>
    <w:rsid w:val="00166159"/>
    <w:rsid w:val="00166434"/>
    <w:rsid w:val="001715FF"/>
    <w:rsid w:val="00171639"/>
    <w:rsid w:val="00171E2F"/>
    <w:rsid w:val="0017287A"/>
    <w:rsid w:val="00172F9D"/>
    <w:rsid w:val="00176346"/>
    <w:rsid w:val="001768FB"/>
    <w:rsid w:val="00177A99"/>
    <w:rsid w:val="001801F7"/>
    <w:rsid w:val="0018335B"/>
    <w:rsid w:val="00183702"/>
    <w:rsid w:val="00183D8E"/>
    <w:rsid w:val="001854E0"/>
    <w:rsid w:val="001854E8"/>
    <w:rsid w:val="001901D5"/>
    <w:rsid w:val="00190E35"/>
    <w:rsid w:val="001910C7"/>
    <w:rsid w:val="001912E3"/>
    <w:rsid w:val="001917D1"/>
    <w:rsid w:val="001920FD"/>
    <w:rsid w:val="00193C35"/>
    <w:rsid w:val="00194852"/>
    <w:rsid w:val="001957E8"/>
    <w:rsid w:val="00197839"/>
    <w:rsid w:val="001A0597"/>
    <w:rsid w:val="001A05B4"/>
    <w:rsid w:val="001A160B"/>
    <w:rsid w:val="001A1A06"/>
    <w:rsid w:val="001A272C"/>
    <w:rsid w:val="001A2C58"/>
    <w:rsid w:val="001A41D7"/>
    <w:rsid w:val="001A503C"/>
    <w:rsid w:val="001A5F16"/>
    <w:rsid w:val="001A78F4"/>
    <w:rsid w:val="001B1514"/>
    <w:rsid w:val="001B1D5F"/>
    <w:rsid w:val="001B1EAD"/>
    <w:rsid w:val="001B2162"/>
    <w:rsid w:val="001B2761"/>
    <w:rsid w:val="001B46EC"/>
    <w:rsid w:val="001B478D"/>
    <w:rsid w:val="001B4E26"/>
    <w:rsid w:val="001B4FA5"/>
    <w:rsid w:val="001B5E07"/>
    <w:rsid w:val="001B67BD"/>
    <w:rsid w:val="001B6952"/>
    <w:rsid w:val="001B7324"/>
    <w:rsid w:val="001B7A48"/>
    <w:rsid w:val="001C3BAD"/>
    <w:rsid w:val="001C4017"/>
    <w:rsid w:val="001C40CB"/>
    <w:rsid w:val="001C5583"/>
    <w:rsid w:val="001C7C6C"/>
    <w:rsid w:val="001D007C"/>
    <w:rsid w:val="001D03B1"/>
    <w:rsid w:val="001D0C00"/>
    <w:rsid w:val="001D11BF"/>
    <w:rsid w:val="001D27CC"/>
    <w:rsid w:val="001D3E5E"/>
    <w:rsid w:val="001D5AAF"/>
    <w:rsid w:val="001D6570"/>
    <w:rsid w:val="001D742C"/>
    <w:rsid w:val="001D74B1"/>
    <w:rsid w:val="001D756B"/>
    <w:rsid w:val="001E039C"/>
    <w:rsid w:val="001E0687"/>
    <w:rsid w:val="001E0BAE"/>
    <w:rsid w:val="001E0EC8"/>
    <w:rsid w:val="001E1599"/>
    <w:rsid w:val="001E2EB7"/>
    <w:rsid w:val="001E3C26"/>
    <w:rsid w:val="001E4B7E"/>
    <w:rsid w:val="001E4FF0"/>
    <w:rsid w:val="001E5934"/>
    <w:rsid w:val="001E69DE"/>
    <w:rsid w:val="001E6D9C"/>
    <w:rsid w:val="001E770D"/>
    <w:rsid w:val="001F22C7"/>
    <w:rsid w:val="001F2663"/>
    <w:rsid w:val="001F32B6"/>
    <w:rsid w:val="001F3560"/>
    <w:rsid w:val="001F37A1"/>
    <w:rsid w:val="001F548E"/>
    <w:rsid w:val="001F5668"/>
    <w:rsid w:val="001F56A3"/>
    <w:rsid w:val="00200555"/>
    <w:rsid w:val="00202C18"/>
    <w:rsid w:val="0020459D"/>
    <w:rsid w:val="00206679"/>
    <w:rsid w:val="00206CF4"/>
    <w:rsid w:val="00206E21"/>
    <w:rsid w:val="002104AD"/>
    <w:rsid w:val="0021340E"/>
    <w:rsid w:val="00214557"/>
    <w:rsid w:val="00214C49"/>
    <w:rsid w:val="002158BF"/>
    <w:rsid w:val="00215AA6"/>
    <w:rsid w:val="00217162"/>
    <w:rsid w:val="002201C8"/>
    <w:rsid w:val="00220433"/>
    <w:rsid w:val="002205C4"/>
    <w:rsid w:val="00220845"/>
    <w:rsid w:val="002208C7"/>
    <w:rsid w:val="0022170D"/>
    <w:rsid w:val="00221D58"/>
    <w:rsid w:val="002223DD"/>
    <w:rsid w:val="00223D62"/>
    <w:rsid w:val="00223F06"/>
    <w:rsid w:val="00224AF5"/>
    <w:rsid w:val="00225043"/>
    <w:rsid w:val="0022533A"/>
    <w:rsid w:val="0022553F"/>
    <w:rsid w:val="002257C3"/>
    <w:rsid w:val="00225C0D"/>
    <w:rsid w:val="00225E5F"/>
    <w:rsid w:val="00225EBA"/>
    <w:rsid w:val="00230DC7"/>
    <w:rsid w:val="00231050"/>
    <w:rsid w:val="00231193"/>
    <w:rsid w:val="002317BD"/>
    <w:rsid w:val="00232603"/>
    <w:rsid w:val="00233A8B"/>
    <w:rsid w:val="00236BD7"/>
    <w:rsid w:val="00237760"/>
    <w:rsid w:val="00243A01"/>
    <w:rsid w:val="00244860"/>
    <w:rsid w:val="00247D86"/>
    <w:rsid w:val="00250663"/>
    <w:rsid w:val="00250ECD"/>
    <w:rsid w:val="00251104"/>
    <w:rsid w:val="00251724"/>
    <w:rsid w:val="00251B07"/>
    <w:rsid w:val="00252724"/>
    <w:rsid w:val="00253A67"/>
    <w:rsid w:val="002578FF"/>
    <w:rsid w:val="00257DC6"/>
    <w:rsid w:val="00261D24"/>
    <w:rsid w:val="0026337E"/>
    <w:rsid w:val="00263E54"/>
    <w:rsid w:val="00264021"/>
    <w:rsid w:val="00265054"/>
    <w:rsid w:val="00266CB9"/>
    <w:rsid w:val="00267AC5"/>
    <w:rsid w:val="00267B52"/>
    <w:rsid w:val="00270D95"/>
    <w:rsid w:val="00271557"/>
    <w:rsid w:val="00271A4C"/>
    <w:rsid w:val="002728CF"/>
    <w:rsid w:val="002729AC"/>
    <w:rsid w:val="00272A32"/>
    <w:rsid w:val="00272A4D"/>
    <w:rsid w:val="002750F5"/>
    <w:rsid w:val="002759DC"/>
    <w:rsid w:val="00275B7E"/>
    <w:rsid w:val="00276BB1"/>
    <w:rsid w:val="00276F1F"/>
    <w:rsid w:val="002776BA"/>
    <w:rsid w:val="0027793A"/>
    <w:rsid w:val="00277D06"/>
    <w:rsid w:val="00280E8E"/>
    <w:rsid w:val="00280EDC"/>
    <w:rsid w:val="00280FBE"/>
    <w:rsid w:val="002818E0"/>
    <w:rsid w:val="002822F5"/>
    <w:rsid w:val="00282B20"/>
    <w:rsid w:val="002860CA"/>
    <w:rsid w:val="002878C7"/>
    <w:rsid w:val="00287A62"/>
    <w:rsid w:val="00291507"/>
    <w:rsid w:val="002919F9"/>
    <w:rsid w:val="002923D2"/>
    <w:rsid w:val="00292D19"/>
    <w:rsid w:val="00293B7B"/>
    <w:rsid w:val="002940A5"/>
    <w:rsid w:val="002941F9"/>
    <w:rsid w:val="00294558"/>
    <w:rsid w:val="002954BC"/>
    <w:rsid w:val="0029752E"/>
    <w:rsid w:val="0029786D"/>
    <w:rsid w:val="00297996"/>
    <w:rsid w:val="002A2E5D"/>
    <w:rsid w:val="002A310D"/>
    <w:rsid w:val="002A4C95"/>
    <w:rsid w:val="002A69E7"/>
    <w:rsid w:val="002A6ADD"/>
    <w:rsid w:val="002A6B9B"/>
    <w:rsid w:val="002A726E"/>
    <w:rsid w:val="002A73C1"/>
    <w:rsid w:val="002B0470"/>
    <w:rsid w:val="002B179B"/>
    <w:rsid w:val="002B24D5"/>
    <w:rsid w:val="002B4EAD"/>
    <w:rsid w:val="002B5FF8"/>
    <w:rsid w:val="002B769E"/>
    <w:rsid w:val="002C0EDB"/>
    <w:rsid w:val="002C2A55"/>
    <w:rsid w:val="002C4C43"/>
    <w:rsid w:val="002C53E7"/>
    <w:rsid w:val="002C588A"/>
    <w:rsid w:val="002C7E69"/>
    <w:rsid w:val="002D1449"/>
    <w:rsid w:val="002D16CB"/>
    <w:rsid w:val="002D2B00"/>
    <w:rsid w:val="002D3381"/>
    <w:rsid w:val="002D4F7C"/>
    <w:rsid w:val="002D6926"/>
    <w:rsid w:val="002D6970"/>
    <w:rsid w:val="002D7F60"/>
    <w:rsid w:val="002E26F2"/>
    <w:rsid w:val="002E2910"/>
    <w:rsid w:val="002E2EE0"/>
    <w:rsid w:val="002E4F8C"/>
    <w:rsid w:val="002E5B6B"/>
    <w:rsid w:val="002E68F4"/>
    <w:rsid w:val="002E6C49"/>
    <w:rsid w:val="002E6D9F"/>
    <w:rsid w:val="002E7145"/>
    <w:rsid w:val="002E721C"/>
    <w:rsid w:val="002E7528"/>
    <w:rsid w:val="002E7DEE"/>
    <w:rsid w:val="002F2195"/>
    <w:rsid w:val="002F2EE4"/>
    <w:rsid w:val="002F535D"/>
    <w:rsid w:val="002F5490"/>
    <w:rsid w:val="002F607B"/>
    <w:rsid w:val="002F6854"/>
    <w:rsid w:val="002F6C82"/>
    <w:rsid w:val="002F6E19"/>
    <w:rsid w:val="002F7F21"/>
    <w:rsid w:val="00301913"/>
    <w:rsid w:val="00301A3D"/>
    <w:rsid w:val="00301C73"/>
    <w:rsid w:val="0030204C"/>
    <w:rsid w:val="003023DC"/>
    <w:rsid w:val="00302553"/>
    <w:rsid w:val="00302DB6"/>
    <w:rsid w:val="00302EB4"/>
    <w:rsid w:val="0030481C"/>
    <w:rsid w:val="00304A84"/>
    <w:rsid w:val="00304C58"/>
    <w:rsid w:val="00304E3A"/>
    <w:rsid w:val="00306191"/>
    <w:rsid w:val="003079C8"/>
    <w:rsid w:val="00310A09"/>
    <w:rsid w:val="00310B64"/>
    <w:rsid w:val="00310DAC"/>
    <w:rsid w:val="00311561"/>
    <w:rsid w:val="003123DD"/>
    <w:rsid w:val="003129FE"/>
    <w:rsid w:val="00313028"/>
    <w:rsid w:val="003147A5"/>
    <w:rsid w:val="00315AF5"/>
    <w:rsid w:val="00315E3A"/>
    <w:rsid w:val="00315ED1"/>
    <w:rsid w:val="0031783D"/>
    <w:rsid w:val="003201B0"/>
    <w:rsid w:val="00321027"/>
    <w:rsid w:val="003213B0"/>
    <w:rsid w:val="003214A6"/>
    <w:rsid w:val="0032155D"/>
    <w:rsid w:val="00322088"/>
    <w:rsid w:val="0032219A"/>
    <w:rsid w:val="00322583"/>
    <w:rsid w:val="00323A55"/>
    <w:rsid w:val="00323B76"/>
    <w:rsid w:val="00323EAA"/>
    <w:rsid w:val="003260FE"/>
    <w:rsid w:val="00326B62"/>
    <w:rsid w:val="00327004"/>
    <w:rsid w:val="00327D21"/>
    <w:rsid w:val="0033007B"/>
    <w:rsid w:val="003305E4"/>
    <w:rsid w:val="00330BE7"/>
    <w:rsid w:val="00330C3A"/>
    <w:rsid w:val="00331619"/>
    <w:rsid w:val="0033219E"/>
    <w:rsid w:val="00332BD0"/>
    <w:rsid w:val="00333E65"/>
    <w:rsid w:val="0033448D"/>
    <w:rsid w:val="00335257"/>
    <w:rsid w:val="003353DC"/>
    <w:rsid w:val="003365E1"/>
    <w:rsid w:val="00336C5D"/>
    <w:rsid w:val="00336FB8"/>
    <w:rsid w:val="00337352"/>
    <w:rsid w:val="003375C8"/>
    <w:rsid w:val="00337723"/>
    <w:rsid w:val="00340591"/>
    <w:rsid w:val="003409BA"/>
    <w:rsid w:val="00340A71"/>
    <w:rsid w:val="00340B80"/>
    <w:rsid w:val="00344A67"/>
    <w:rsid w:val="003454E4"/>
    <w:rsid w:val="003455DD"/>
    <w:rsid w:val="00346A19"/>
    <w:rsid w:val="00346B93"/>
    <w:rsid w:val="00346EAB"/>
    <w:rsid w:val="003471DC"/>
    <w:rsid w:val="00347C8F"/>
    <w:rsid w:val="0035047D"/>
    <w:rsid w:val="003510ED"/>
    <w:rsid w:val="003513B3"/>
    <w:rsid w:val="0035208F"/>
    <w:rsid w:val="00354222"/>
    <w:rsid w:val="00357BF4"/>
    <w:rsid w:val="00360E2D"/>
    <w:rsid w:val="00360F82"/>
    <w:rsid w:val="0036159C"/>
    <w:rsid w:val="00361676"/>
    <w:rsid w:val="00362C1A"/>
    <w:rsid w:val="003637A2"/>
    <w:rsid w:val="00363868"/>
    <w:rsid w:val="00363B65"/>
    <w:rsid w:val="00364C12"/>
    <w:rsid w:val="0036727D"/>
    <w:rsid w:val="00367538"/>
    <w:rsid w:val="003710BC"/>
    <w:rsid w:val="003729F6"/>
    <w:rsid w:val="00372B99"/>
    <w:rsid w:val="003732ED"/>
    <w:rsid w:val="0037339B"/>
    <w:rsid w:val="003737C8"/>
    <w:rsid w:val="00374B4E"/>
    <w:rsid w:val="00374F95"/>
    <w:rsid w:val="00375347"/>
    <w:rsid w:val="00376011"/>
    <w:rsid w:val="0038321A"/>
    <w:rsid w:val="00383777"/>
    <w:rsid w:val="00384686"/>
    <w:rsid w:val="003846A0"/>
    <w:rsid w:val="003857BE"/>
    <w:rsid w:val="003859C4"/>
    <w:rsid w:val="00386467"/>
    <w:rsid w:val="00387691"/>
    <w:rsid w:val="00390888"/>
    <w:rsid w:val="003914EB"/>
    <w:rsid w:val="0039498A"/>
    <w:rsid w:val="00395453"/>
    <w:rsid w:val="00395A01"/>
    <w:rsid w:val="003970C9"/>
    <w:rsid w:val="0039711B"/>
    <w:rsid w:val="003978C1"/>
    <w:rsid w:val="00397B18"/>
    <w:rsid w:val="003A298F"/>
    <w:rsid w:val="003A5C0E"/>
    <w:rsid w:val="003A6348"/>
    <w:rsid w:val="003A661F"/>
    <w:rsid w:val="003A6A7E"/>
    <w:rsid w:val="003A7CBD"/>
    <w:rsid w:val="003A7E6B"/>
    <w:rsid w:val="003B07C1"/>
    <w:rsid w:val="003B09B3"/>
    <w:rsid w:val="003B0E24"/>
    <w:rsid w:val="003B1A0D"/>
    <w:rsid w:val="003B1EFE"/>
    <w:rsid w:val="003B2139"/>
    <w:rsid w:val="003B37D3"/>
    <w:rsid w:val="003B3DAE"/>
    <w:rsid w:val="003B40D0"/>
    <w:rsid w:val="003B4855"/>
    <w:rsid w:val="003B4D3D"/>
    <w:rsid w:val="003B57AA"/>
    <w:rsid w:val="003B594A"/>
    <w:rsid w:val="003B6BC6"/>
    <w:rsid w:val="003B7721"/>
    <w:rsid w:val="003B7C57"/>
    <w:rsid w:val="003C0CCE"/>
    <w:rsid w:val="003C1AB8"/>
    <w:rsid w:val="003C2E04"/>
    <w:rsid w:val="003C3AB3"/>
    <w:rsid w:val="003C3E62"/>
    <w:rsid w:val="003D0057"/>
    <w:rsid w:val="003D00B3"/>
    <w:rsid w:val="003D0970"/>
    <w:rsid w:val="003D144F"/>
    <w:rsid w:val="003D2791"/>
    <w:rsid w:val="003D3220"/>
    <w:rsid w:val="003D3D34"/>
    <w:rsid w:val="003D54E8"/>
    <w:rsid w:val="003D5882"/>
    <w:rsid w:val="003D602E"/>
    <w:rsid w:val="003D67B7"/>
    <w:rsid w:val="003D7F91"/>
    <w:rsid w:val="003E1824"/>
    <w:rsid w:val="003E1F1B"/>
    <w:rsid w:val="003E2958"/>
    <w:rsid w:val="003E4955"/>
    <w:rsid w:val="003E5A7D"/>
    <w:rsid w:val="003E6AE3"/>
    <w:rsid w:val="003E7E44"/>
    <w:rsid w:val="003F004F"/>
    <w:rsid w:val="003F09D3"/>
    <w:rsid w:val="003F18BE"/>
    <w:rsid w:val="003F26E5"/>
    <w:rsid w:val="003F2FD4"/>
    <w:rsid w:val="003F3A3D"/>
    <w:rsid w:val="003F42D0"/>
    <w:rsid w:val="003F6916"/>
    <w:rsid w:val="003F746E"/>
    <w:rsid w:val="00401FC8"/>
    <w:rsid w:val="00402657"/>
    <w:rsid w:val="0040284F"/>
    <w:rsid w:val="0040296A"/>
    <w:rsid w:val="00403305"/>
    <w:rsid w:val="00403BFE"/>
    <w:rsid w:val="00404CD6"/>
    <w:rsid w:val="00406A44"/>
    <w:rsid w:val="00406EF5"/>
    <w:rsid w:val="00411438"/>
    <w:rsid w:val="004117A9"/>
    <w:rsid w:val="0041254D"/>
    <w:rsid w:val="00414655"/>
    <w:rsid w:val="004153ED"/>
    <w:rsid w:val="00415A16"/>
    <w:rsid w:val="004174EB"/>
    <w:rsid w:val="00417500"/>
    <w:rsid w:val="00420078"/>
    <w:rsid w:val="00420102"/>
    <w:rsid w:val="00421872"/>
    <w:rsid w:val="004226CB"/>
    <w:rsid w:val="004227B7"/>
    <w:rsid w:val="00423A0C"/>
    <w:rsid w:val="00423B33"/>
    <w:rsid w:val="00423EDB"/>
    <w:rsid w:val="0042461E"/>
    <w:rsid w:val="00424A71"/>
    <w:rsid w:val="00424CE3"/>
    <w:rsid w:val="00426C6B"/>
    <w:rsid w:val="00430A05"/>
    <w:rsid w:val="00431EE7"/>
    <w:rsid w:val="00432014"/>
    <w:rsid w:val="00432398"/>
    <w:rsid w:val="004329F6"/>
    <w:rsid w:val="004337D8"/>
    <w:rsid w:val="004365DC"/>
    <w:rsid w:val="004370DE"/>
    <w:rsid w:val="004403D8"/>
    <w:rsid w:val="00441EA2"/>
    <w:rsid w:val="00442AB5"/>
    <w:rsid w:val="00442BC0"/>
    <w:rsid w:val="004442CD"/>
    <w:rsid w:val="004448C5"/>
    <w:rsid w:val="0044725B"/>
    <w:rsid w:val="00447E02"/>
    <w:rsid w:val="00450D8D"/>
    <w:rsid w:val="004517E4"/>
    <w:rsid w:val="00452ED2"/>
    <w:rsid w:val="004530F0"/>
    <w:rsid w:val="00455EB7"/>
    <w:rsid w:val="004574F1"/>
    <w:rsid w:val="00460661"/>
    <w:rsid w:val="00460F15"/>
    <w:rsid w:val="00465FAC"/>
    <w:rsid w:val="00467CA9"/>
    <w:rsid w:val="00467F50"/>
    <w:rsid w:val="004717A0"/>
    <w:rsid w:val="0047363B"/>
    <w:rsid w:val="004742B9"/>
    <w:rsid w:val="00474350"/>
    <w:rsid w:val="0047768C"/>
    <w:rsid w:val="00480482"/>
    <w:rsid w:val="004806C7"/>
    <w:rsid w:val="0048229C"/>
    <w:rsid w:val="00482ACB"/>
    <w:rsid w:val="00482CBA"/>
    <w:rsid w:val="00483D37"/>
    <w:rsid w:val="00487A5C"/>
    <w:rsid w:val="00487D1A"/>
    <w:rsid w:val="0049068F"/>
    <w:rsid w:val="00492454"/>
    <w:rsid w:val="004925E1"/>
    <w:rsid w:val="0049350B"/>
    <w:rsid w:val="004937B1"/>
    <w:rsid w:val="00495E3C"/>
    <w:rsid w:val="00496B00"/>
    <w:rsid w:val="00497763"/>
    <w:rsid w:val="00497E32"/>
    <w:rsid w:val="004A0849"/>
    <w:rsid w:val="004A0C84"/>
    <w:rsid w:val="004A0D9A"/>
    <w:rsid w:val="004A100B"/>
    <w:rsid w:val="004A113C"/>
    <w:rsid w:val="004A182A"/>
    <w:rsid w:val="004A5516"/>
    <w:rsid w:val="004A60BE"/>
    <w:rsid w:val="004A6154"/>
    <w:rsid w:val="004B030E"/>
    <w:rsid w:val="004B18B9"/>
    <w:rsid w:val="004B29A3"/>
    <w:rsid w:val="004B2E1A"/>
    <w:rsid w:val="004B4445"/>
    <w:rsid w:val="004B702C"/>
    <w:rsid w:val="004C04A8"/>
    <w:rsid w:val="004C1E09"/>
    <w:rsid w:val="004C21EC"/>
    <w:rsid w:val="004C2FE3"/>
    <w:rsid w:val="004C3EE0"/>
    <w:rsid w:val="004C4B70"/>
    <w:rsid w:val="004C4B9C"/>
    <w:rsid w:val="004C5BCA"/>
    <w:rsid w:val="004C6D4E"/>
    <w:rsid w:val="004C7310"/>
    <w:rsid w:val="004C7FF4"/>
    <w:rsid w:val="004D08A4"/>
    <w:rsid w:val="004D107A"/>
    <w:rsid w:val="004D25E9"/>
    <w:rsid w:val="004D31A6"/>
    <w:rsid w:val="004D3CAB"/>
    <w:rsid w:val="004D4A19"/>
    <w:rsid w:val="004D4A50"/>
    <w:rsid w:val="004D5775"/>
    <w:rsid w:val="004D5C58"/>
    <w:rsid w:val="004D6111"/>
    <w:rsid w:val="004D6670"/>
    <w:rsid w:val="004D6A97"/>
    <w:rsid w:val="004D70E9"/>
    <w:rsid w:val="004D7396"/>
    <w:rsid w:val="004E08F9"/>
    <w:rsid w:val="004E35D6"/>
    <w:rsid w:val="004E3614"/>
    <w:rsid w:val="004E41CF"/>
    <w:rsid w:val="004E4B27"/>
    <w:rsid w:val="004E584F"/>
    <w:rsid w:val="004E5B55"/>
    <w:rsid w:val="004E6CB7"/>
    <w:rsid w:val="004E6CEC"/>
    <w:rsid w:val="004E72DA"/>
    <w:rsid w:val="004F399F"/>
    <w:rsid w:val="004F40BF"/>
    <w:rsid w:val="004F4B51"/>
    <w:rsid w:val="004F7756"/>
    <w:rsid w:val="0050034C"/>
    <w:rsid w:val="00502554"/>
    <w:rsid w:val="00502AF4"/>
    <w:rsid w:val="0050444F"/>
    <w:rsid w:val="00504680"/>
    <w:rsid w:val="00505543"/>
    <w:rsid w:val="00505AF3"/>
    <w:rsid w:val="00506C4D"/>
    <w:rsid w:val="00510E0B"/>
    <w:rsid w:val="00510F39"/>
    <w:rsid w:val="00511D05"/>
    <w:rsid w:val="00512DDF"/>
    <w:rsid w:val="00516C5B"/>
    <w:rsid w:val="00517D0F"/>
    <w:rsid w:val="00521027"/>
    <w:rsid w:val="0052162D"/>
    <w:rsid w:val="00523540"/>
    <w:rsid w:val="00523C1C"/>
    <w:rsid w:val="00523FDE"/>
    <w:rsid w:val="005257BF"/>
    <w:rsid w:val="00525E57"/>
    <w:rsid w:val="00526149"/>
    <w:rsid w:val="00526D95"/>
    <w:rsid w:val="0052796B"/>
    <w:rsid w:val="00530985"/>
    <w:rsid w:val="00530B16"/>
    <w:rsid w:val="00532035"/>
    <w:rsid w:val="0053277B"/>
    <w:rsid w:val="0053419D"/>
    <w:rsid w:val="00534558"/>
    <w:rsid w:val="00534DBC"/>
    <w:rsid w:val="00536FE2"/>
    <w:rsid w:val="00537363"/>
    <w:rsid w:val="00542087"/>
    <w:rsid w:val="00542435"/>
    <w:rsid w:val="00542698"/>
    <w:rsid w:val="00542EF0"/>
    <w:rsid w:val="00543A62"/>
    <w:rsid w:val="005445AE"/>
    <w:rsid w:val="00550F7C"/>
    <w:rsid w:val="0055118F"/>
    <w:rsid w:val="00552F05"/>
    <w:rsid w:val="00556BE6"/>
    <w:rsid w:val="00557D09"/>
    <w:rsid w:val="00560177"/>
    <w:rsid w:val="005628DF"/>
    <w:rsid w:val="00563106"/>
    <w:rsid w:val="00563458"/>
    <w:rsid w:val="00563A5B"/>
    <w:rsid w:val="0056460C"/>
    <w:rsid w:val="0056516D"/>
    <w:rsid w:val="005652D9"/>
    <w:rsid w:val="005661CF"/>
    <w:rsid w:val="0056752A"/>
    <w:rsid w:val="00571284"/>
    <w:rsid w:val="00573466"/>
    <w:rsid w:val="005737DE"/>
    <w:rsid w:val="00574BE5"/>
    <w:rsid w:val="005756DC"/>
    <w:rsid w:val="005805B8"/>
    <w:rsid w:val="00580AE1"/>
    <w:rsid w:val="00580D0F"/>
    <w:rsid w:val="00580EEF"/>
    <w:rsid w:val="00580F76"/>
    <w:rsid w:val="00581764"/>
    <w:rsid w:val="00581B20"/>
    <w:rsid w:val="00581CDE"/>
    <w:rsid w:val="00582557"/>
    <w:rsid w:val="00583E86"/>
    <w:rsid w:val="00583EBA"/>
    <w:rsid w:val="00583F57"/>
    <w:rsid w:val="0058664B"/>
    <w:rsid w:val="0058679E"/>
    <w:rsid w:val="0059031F"/>
    <w:rsid w:val="00590AB1"/>
    <w:rsid w:val="00590F3C"/>
    <w:rsid w:val="005912AA"/>
    <w:rsid w:val="00591506"/>
    <w:rsid w:val="0059209C"/>
    <w:rsid w:val="00593C78"/>
    <w:rsid w:val="00594031"/>
    <w:rsid w:val="00594A8E"/>
    <w:rsid w:val="00596977"/>
    <w:rsid w:val="00597FFA"/>
    <w:rsid w:val="005A2364"/>
    <w:rsid w:val="005A4095"/>
    <w:rsid w:val="005A54A6"/>
    <w:rsid w:val="005A562F"/>
    <w:rsid w:val="005A58EB"/>
    <w:rsid w:val="005A59D3"/>
    <w:rsid w:val="005A68EA"/>
    <w:rsid w:val="005A6E66"/>
    <w:rsid w:val="005A72D8"/>
    <w:rsid w:val="005A755A"/>
    <w:rsid w:val="005B1880"/>
    <w:rsid w:val="005B3F2D"/>
    <w:rsid w:val="005B4CBE"/>
    <w:rsid w:val="005B5F9B"/>
    <w:rsid w:val="005B68BD"/>
    <w:rsid w:val="005B7CC3"/>
    <w:rsid w:val="005C004B"/>
    <w:rsid w:val="005C0D91"/>
    <w:rsid w:val="005C105C"/>
    <w:rsid w:val="005C1200"/>
    <w:rsid w:val="005C2449"/>
    <w:rsid w:val="005C3227"/>
    <w:rsid w:val="005C3732"/>
    <w:rsid w:val="005C3FA7"/>
    <w:rsid w:val="005C5290"/>
    <w:rsid w:val="005C57EB"/>
    <w:rsid w:val="005C7A43"/>
    <w:rsid w:val="005D0349"/>
    <w:rsid w:val="005D20E7"/>
    <w:rsid w:val="005D261F"/>
    <w:rsid w:val="005D2C02"/>
    <w:rsid w:val="005D3C6F"/>
    <w:rsid w:val="005D418C"/>
    <w:rsid w:val="005D5CE0"/>
    <w:rsid w:val="005D6E8D"/>
    <w:rsid w:val="005D7199"/>
    <w:rsid w:val="005E0188"/>
    <w:rsid w:val="005E1F05"/>
    <w:rsid w:val="005E22B7"/>
    <w:rsid w:val="005E3756"/>
    <w:rsid w:val="005E6684"/>
    <w:rsid w:val="005E7282"/>
    <w:rsid w:val="005E7946"/>
    <w:rsid w:val="005F05D6"/>
    <w:rsid w:val="005F1B79"/>
    <w:rsid w:val="005F21DF"/>
    <w:rsid w:val="005F27E0"/>
    <w:rsid w:val="005F2A2D"/>
    <w:rsid w:val="005F2F8D"/>
    <w:rsid w:val="005F3835"/>
    <w:rsid w:val="005F496E"/>
    <w:rsid w:val="005F67C9"/>
    <w:rsid w:val="005F786E"/>
    <w:rsid w:val="006002FA"/>
    <w:rsid w:val="00600E27"/>
    <w:rsid w:val="00603798"/>
    <w:rsid w:val="006048D8"/>
    <w:rsid w:val="00604F95"/>
    <w:rsid w:val="00607274"/>
    <w:rsid w:val="00610A92"/>
    <w:rsid w:val="0061277A"/>
    <w:rsid w:val="00612834"/>
    <w:rsid w:val="00612C95"/>
    <w:rsid w:val="00612E71"/>
    <w:rsid w:val="00614EB3"/>
    <w:rsid w:val="00615513"/>
    <w:rsid w:val="00615D10"/>
    <w:rsid w:val="006169F3"/>
    <w:rsid w:val="0062077B"/>
    <w:rsid w:val="00620AA6"/>
    <w:rsid w:val="006237A1"/>
    <w:rsid w:val="00623A88"/>
    <w:rsid w:val="006249C7"/>
    <w:rsid w:val="00627C74"/>
    <w:rsid w:val="00632BD8"/>
    <w:rsid w:val="0063427C"/>
    <w:rsid w:val="00635B83"/>
    <w:rsid w:val="006403D1"/>
    <w:rsid w:val="00640559"/>
    <w:rsid w:val="00640E93"/>
    <w:rsid w:val="00641363"/>
    <w:rsid w:val="00642331"/>
    <w:rsid w:val="00644600"/>
    <w:rsid w:val="0064462F"/>
    <w:rsid w:val="006452C6"/>
    <w:rsid w:val="00646F7E"/>
    <w:rsid w:val="006471FC"/>
    <w:rsid w:val="006479AA"/>
    <w:rsid w:val="0065022F"/>
    <w:rsid w:val="00654C1D"/>
    <w:rsid w:val="00654F29"/>
    <w:rsid w:val="006556C5"/>
    <w:rsid w:val="00656EE2"/>
    <w:rsid w:val="006575DB"/>
    <w:rsid w:val="006608C8"/>
    <w:rsid w:val="0066241E"/>
    <w:rsid w:val="0066281E"/>
    <w:rsid w:val="00662F29"/>
    <w:rsid w:val="00663518"/>
    <w:rsid w:val="00663EA4"/>
    <w:rsid w:val="006654E3"/>
    <w:rsid w:val="00665935"/>
    <w:rsid w:val="006701F0"/>
    <w:rsid w:val="006703E9"/>
    <w:rsid w:val="006706FC"/>
    <w:rsid w:val="006721D9"/>
    <w:rsid w:val="00672610"/>
    <w:rsid w:val="00672695"/>
    <w:rsid w:val="006726D8"/>
    <w:rsid w:val="00674360"/>
    <w:rsid w:val="00674BC7"/>
    <w:rsid w:val="00674DD3"/>
    <w:rsid w:val="0067573D"/>
    <w:rsid w:val="00677330"/>
    <w:rsid w:val="00677820"/>
    <w:rsid w:val="00682558"/>
    <w:rsid w:val="00682608"/>
    <w:rsid w:val="0068344D"/>
    <w:rsid w:val="0068346A"/>
    <w:rsid w:val="00686567"/>
    <w:rsid w:val="0069142C"/>
    <w:rsid w:val="006914EF"/>
    <w:rsid w:val="0069158F"/>
    <w:rsid w:val="0069195D"/>
    <w:rsid w:val="00692B52"/>
    <w:rsid w:val="0069379E"/>
    <w:rsid w:val="00694EDD"/>
    <w:rsid w:val="00695434"/>
    <w:rsid w:val="00695842"/>
    <w:rsid w:val="00697289"/>
    <w:rsid w:val="00697643"/>
    <w:rsid w:val="00697F70"/>
    <w:rsid w:val="006A0973"/>
    <w:rsid w:val="006A0DDA"/>
    <w:rsid w:val="006A260D"/>
    <w:rsid w:val="006A3A5F"/>
    <w:rsid w:val="006A4600"/>
    <w:rsid w:val="006A5159"/>
    <w:rsid w:val="006A74A1"/>
    <w:rsid w:val="006A777D"/>
    <w:rsid w:val="006B0F05"/>
    <w:rsid w:val="006B43AF"/>
    <w:rsid w:val="006B521E"/>
    <w:rsid w:val="006B5B7E"/>
    <w:rsid w:val="006B65E8"/>
    <w:rsid w:val="006B67F1"/>
    <w:rsid w:val="006B7B0E"/>
    <w:rsid w:val="006B7CF2"/>
    <w:rsid w:val="006C0BDA"/>
    <w:rsid w:val="006C18A4"/>
    <w:rsid w:val="006C18F3"/>
    <w:rsid w:val="006C1D54"/>
    <w:rsid w:val="006C20CF"/>
    <w:rsid w:val="006C21FE"/>
    <w:rsid w:val="006C28B4"/>
    <w:rsid w:val="006C3C69"/>
    <w:rsid w:val="006C457A"/>
    <w:rsid w:val="006C5E4C"/>
    <w:rsid w:val="006C5EF2"/>
    <w:rsid w:val="006C765F"/>
    <w:rsid w:val="006D1A8B"/>
    <w:rsid w:val="006D1D71"/>
    <w:rsid w:val="006D1DBC"/>
    <w:rsid w:val="006D3079"/>
    <w:rsid w:val="006D30EC"/>
    <w:rsid w:val="006D3502"/>
    <w:rsid w:val="006D46CE"/>
    <w:rsid w:val="006D4DA0"/>
    <w:rsid w:val="006D54FA"/>
    <w:rsid w:val="006D5883"/>
    <w:rsid w:val="006E043A"/>
    <w:rsid w:val="006E1035"/>
    <w:rsid w:val="006E15ED"/>
    <w:rsid w:val="006E2855"/>
    <w:rsid w:val="006E4405"/>
    <w:rsid w:val="006E4A08"/>
    <w:rsid w:val="006E4FCA"/>
    <w:rsid w:val="006E5C6C"/>
    <w:rsid w:val="006E6C7C"/>
    <w:rsid w:val="006F1085"/>
    <w:rsid w:val="006F118A"/>
    <w:rsid w:val="006F11B3"/>
    <w:rsid w:val="006F1C2E"/>
    <w:rsid w:val="006F4D21"/>
    <w:rsid w:val="006F5F39"/>
    <w:rsid w:val="006F6060"/>
    <w:rsid w:val="006F6DF5"/>
    <w:rsid w:val="00701280"/>
    <w:rsid w:val="007013BD"/>
    <w:rsid w:val="0070194C"/>
    <w:rsid w:val="00701B5D"/>
    <w:rsid w:val="00702606"/>
    <w:rsid w:val="00702896"/>
    <w:rsid w:val="00703151"/>
    <w:rsid w:val="007033E6"/>
    <w:rsid w:val="0070368C"/>
    <w:rsid w:val="007042E2"/>
    <w:rsid w:val="00706822"/>
    <w:rsid w:val="0070682E"/>
    <w:rsid w:val="00711909"/>
    <w:rsid w:val="00711D71"/>
    <w:rsid w:val="00713BF2"/>
    <w:rsid w:val="00714128"/>
    <w:rsid w:val="00714F1F"/>
    <w:rsid w:val="007150A4"/>
    <w:rsid w:val="00715101"/>
    <w:rsid w:val="00716815"/>
    <w:rsid w:val="0071695F"/>
    <w:rsid w:val="00716AF0"/>
    <w:rsid w:val="00721509"/>
    <w:rsid w:val="00721FC4"/>
    <w:rsid w:val="0072200B"/>
    <w:rsid w:val="00724A04"/>
    <w:rsid w:val="0072589D"/>
    <w:rsid w:val="007261F3"/>
    <w:rsid w:val="00726663"/>
    <w:rsid w:val="007305E1"/>
    <w:rsid w:val="00730CF9"/>
    <w:rsid w:val="007320B1"/>
    <w:rsid w:val="00732471"/>
    <w:rsid w:val="00732FCF"/>
    <w:rsid w:val="00733883"/>
    <w:rsid w:val="00733CCC"/>
    <w:rsid w:val="0073493D"/>
    <w:rsid w:val="00735237"/>
    <w:rsid w:val="00735406"/>
    <w:rsid w:val="007354C3"/>
    <w:rsid w:val="00735587"/>
    <w:rsid w:val="00735CA8"/>
    <w:rsid w:val="0073638B"/>
    <w:rsid w:val="007371B0"/>
    <w:rsid w:val="007378F1"/>
    <w:rsid w:val="007408C7"/>
    <w:rsid w:val="0074093B"/>
    <w:rsid w:val="00740B18"/>
    <w:rsid w:val="0074381C"/>
    <w:rsid w:val="00744661"/>
    <w:rsid w:val="00745A46"/>
    <w:rsid w:val="00745EDD"/>
    <w:rsid w:val="0074616F"/>
    <w:rsid w:val="00746341"/>
    <w:rsid w:val="00747E0A"/>
    <w:rsid w:val="00750C3A"/>
    <w:rsid w:val="007554AB"/>
    <w:rsid w:val="00757C32"/>
    <w:rsid w:val="007600D6"/>
    <w:rsid w:val="007615B5"/>
    <w:rsid w:val="00761B52"/>
    <w:rsid w:val="00762BE2"/>
    <w:rsid w:val="00762E48"/>
    <w:rsid w:val="0076327F"/>
    <w:rsid w:val="007657B1"/>
    <w:rsid w:val="0077014E"/>
    <w:rsid w:val="00772EAA"/>
    <w:rsid w:val="007744C1"/>
    <w:rsid w:val="0077478C"/>
    <w:rsid w:val="007749F2"/>
    <w:rsid w:val="007755DD"/>
    <w:rsid w:val="00777901"/>
    <w:rsid w:val="00777CBF"/>
    <w:rsid w:val="00777F62"/>
    <w:rsid w:val="00781727"/>
    <w:rsid w:val="00781793"/>
    <w:rsid w:val="007835D4"/>
    <w:rsid w:val="00784C29"/>
    <w:rsid w:val="0078626F"/>
    <w:rsid w:val="0078644C"/>
    <w:rsid w:val="00786AE9"/>
    <w:rsid w:val="00791E67"/>
    <w:rsid w:val="00792AD2"/>
    <w:rsid w:val="00793420"/>
    <w:rsid w:val="0079420E"/>
    <w:rsid w:val="007952E9"/>
    <w:rsid w:val="0079539F"/>
    <w:rsid w:val="00795CFC"/>
    <w:rsid w:val="00795ECE"/>
    <w:rsid w:val="00796A6F"/>
    <w:rsid w:val="00797D92"/>
    <w:rsid w:val="007A0B65"/>
    <w:rsid w:val="007A152E"/>
    <w:rsid w:val="007A18A4"/>
    <w:rsid w:val="007A1E91"/>
    <w:rsid w:val="007A1F72"/>
    <w:rsid w:val="007A230C"/>
    <w:rsid w:val="007A4543"/>
    <w:rsid w:val="007A5165"/>
    <w:rsid w:val="007A5A3E"/>
    <w:rsid w:val="007B063E"/>
    <w:rsid w:val="007B0730"/>
    <w:rsid w:val="007B083B"/>
    <w:rsid w:val="007B0B5F"/>
    <w:rsid w:val="007B1B54"/>
    <w:rsid w:val="007B286A"/>
    <w:rsid w:val="007B3E7E"/>
    <w:rsid w:val="007B53F2"/>
    <w:rsid w:val="007B6CBA"/>
    <w:rsid w:val="007B6D8A"/>
    <w:rsid w:val="007B6ED3"/>
    <w:rsid w:val="007C0092"/>
    <w:rsid w:val="007C153F"/>
    <w:rsid w:val="007C2693"/>
    <w:rsid w:val="007C2777"/>
    <w:rsid w:val="007C3778"/>
    <w:rsid w:val="007C3C02"/>
    <w:rsid w:val="007C60EC"/>
    <w:rsid w:val="007C6546"/>
    <w:rsid w:val="007C7041"/>
    <w:rsid w:val="007C793E"/>
    <w:rsid w:val="007D0593"/>
    <w:rsid w:val="007D0CCE"/>
    <w:rsid w:val="007D12F2"/>
    <w:rsid w:val="007D1759"/>
    <w:rsid w:val="007D209C"/>
    <w:rsid w:val="007D23F3"/>
    <w:rsid w:val="007D283B"/>
    <w:rsid w:val="007D3065"/>
    <w:rsid w:val="007D3A50"/>
    <w:rsid w:val="007D4CC3"/>
    <w:rsid w:val="007D54B1"/>
    <w:rsid w:val="007D62CC"/>
    <w:rsid w:val="007D6740"/>
    <w:rsid w:val="007D6AE4"/>
    <w:rsid w:val="007D6CFE"/>
    <w:rsid w:val="007D7A69"/>
    <w:rsid w:val="007E0481"/>
    <w:rsid w:val="007E196D"/>
    <w:rsid w:val="007E20E6"/>
    <w:rsid w:val="007E2812"/>
    <w:rsid w:val="007E31FA"/>
    <w:rsid w:val="007E388C"/>
    <w:rsid w:val="007E5660"/>
    <w:rsid w:val="007E5DA4"/>
    <w:rsid w:val="007F4432"/>
    <w:rsid w:val="007F596B"/>
    <w:rsid w:val="007F59F9"/>
    <w:rsid w:val="007F63AF"/>
    <w:rsid w:val="007F6B48"/>
    <w:rsid w:val="00800210"/>
    <w:rsid w:val="00800A9B"/>
    <w:rsid w:val="00800C1B"/>
    <w:rsid w:val="008021E9"/>
    <w:rsid w:val="008037B2"/>
    <w:rsid w:val="00804B2C"/>
    <w:rsid w:val="00805C5F"/>
    <w:rsid w:val="00807B83"/>
    <w:rsid w:val="0081199F"/>
    <w:rsid w:val="00814534"/>
    <w:rsid w:val="00815CC5"/>
    <w:rsid w:val="00817648"/>
    <w:rsid w:val="00821DE9"/>
    <w:rsid w:val="00822081"/>
    <w:rsid w:val="00822746"/>
    <w:rsid w:val="008239D7"/>
    <w:rsid w:val="00823D8D"/>
    <w:rsid w:val="0082482C"/>
    <w:rsid w:val="00824FAB"/>
    <w:rsid w:val="008251C3"/>
    <w:rsid w:val="008269D8"/>
    <w:rsid w:val="00826B1D"/>
    <w:rsid w:val="00827EA3"/>
    <w:rsid w:val="008303AD"/>
    <w:rsid w:val="0083289B"/>
    <w:rsid w:val="00833394"/>
    <w:rsid w:val="00837467"/>
    <w:rsid w:val="00837D0F"/>
    <w:rsid w:val="00843406"/>
    <w:rsid w:val="0084384D"/>
    <w:rsid w:val="008444CD"/>
    <w:rsid w:val="00844750"/>
    <w:rsid w:val="00844C26"/>
    <w:rsid w:val="008502BC"/>
    <w:rsid w:val="008514F1"/>
    <w:rsid w:val="00853700"/>
    <w:rsid w:val="008543EC"/>
    <w:rsid w:val="00854872"/>
    <w:rsid w:val="00854C86"/>
    <w:rsid w:val="00856731"/>
    <w:rsid w:val="00856AE1"/>
    <w:rsid w:val="008571FB"/>
    <w:rsid w:val="00860381"/>
    <w:rsid w:val="00861D5E"/>
    <w:rsid w:val="0086291F"/>
    <w:rsid w:val="008638B0"/>
    <w:rsid w:val="008640CB"/>
    <w:rsid w:val="00865385"/>
    <w:rsid w:val="00865D4B"/>
    <w:rsid w:val="00865F6E"/>
    <w:rsid w:val="00867C83"/>
    <w:rsid w:val="00871451"/>
    <w:rsid w:val="0087244C"/>
    <w:rsid w:val="00873D37"/>
    <w:rsid w:val="00874745"/>
    <w:rsid w:val="008747C5"/>
    <w:rsid w:val="00875CA3"/>
    <w:rsid w:val="00875D09"/>
    <w:rsid w:val="00876959"/>
    <w:rsid w:val="00876B21"/>
    <w:rsid w:val="00877044"/>
    <w:rsid w:val="0087771A"/>
    <w:rsid w:val="00877D5C"/>
    <w:rsid w:val="008805F7"/>
    <w:rsid w:val="0088194C"/>
    <w:rsid w:val="00882583"/>
    <w:rsid w:val="00882F03"/>
    <w:rsid w:val="008838CC"/>
    <w:rsid w:val="00883D7A"/>
    <w:rsid w:val="0088771C"/>
    <w:rsid w:val="00891002"/>
    <w:rsid w:val="00891769"/>
    <w:rsid w:val="0089270C"/>
    <w:rsid w:val="008929DC"/>
    <w:rsid w:val="00892E57"/>
    <w:rsid w:val="00893A90"/>
    <w:rsid w:val="00894DFA"/>
    <w:rsid w:val="008960E4"/>
    <w:rsid w:val="00897E30"/>
    <w:rsid w:val="008A032E"/>
    <w:rsid w:val="008A083A"/>
    <w:rsid w:val="008A11DB"/>
    <w:rsid w:val="008A1272"/>
    <w:rsid w:val="008A217F"/>
    <w:rsid w:val="008A266F"/>
    <w:rsid w:val="008A2EF8"/>
    <w:rsid w:val="008A3E75"/>
    <w:rsid w:val="008A62D4"/>
    <w:rsid w:val="008A704C"/>
    <w:rsid w:val="008B01D7"/>
    <w:rsid w:val="008B0F0B"/>
    <w:rsid w:val="008B1C58"/>
    <w:rsid w:val="008B242D"/>
    <w:rsid w:val="008B3B17"/>
    <w:rsid w:val="008B45A8"/>
    <w:rsid w:val="008B5256"/>
    <w:rsid w:val="008B62C7"/>
    <w:rsid w:val="008B6AA3"/>
    <w:rsid w:val="008C0842"/>
    <w:rsid w:val="008C0DC7"/>
    <w:rsid w:val="008C147F"/>
    <w:rsid w:val="008C17F0"/>
    <w:rsid w:val="008C2024"/>
    <w:rsid w:val="008C2336"/>
    <w:rsid w:val="008C288D"/>
    <w:rsid w:val="008C3865"/>
    <w:rsid w:val="008C3A9D"/>
    <w:rsid w:val="008C47B3"/>
    <w:rsid w:val="008C66C9"/>
    <w:rsid w:val="008C7685"/>
    <w:rsid w:val="008C7B4E"/>
    <w:rsid w:val="008D028E"/>
    <w:rsid w:val="008D1E4D"/>
    <w:rsid w:val="008D1FF1"/>
    <w:rsid w:val="008D21B2"/>
    <w:rsid w:val="008D2510"/>
    <w:rsid w:val="008D2E2D"/>
    <w:rsid w:val="008D3B98"/>
    <w:rsid w:val="008D41D2"/>
    <w:rsid w:val="008D4B99"/>
    <w:rsid w:val="008D4E57"/>
    <w:rsid w:val="008D7024"/>
    <w:rsid w:val="008D7614"/>
    <w:rsid w:val="008E11D1"/>
    <w:rsid w:val="008E1279"/>
    <w:rsid w:val="008E20B8"/>
    <w:rsid w:val="008E4375"/>
    <w:rsid w:val="008E5FA4"/>
    <w:rsid w:val="008E60FB"/>
    <w:rsid w:val="008E6B1C"/>
    <w:rsid w:val="008E6FF9"/>
    <w:rsid w:val="008E7431"/>
    <w:rsid w:val="008E78F5"/>
    <w:rsid w:val="008E79D9"/>
    <w:rsid w:val="008F0338"/>
    <w:rsid w:val="008F119C"/>
    <w:rsid w:val="008F161A"/>
    <w:rsid w:val="008F21DC"/>
    <w:rsid w:val="008F3587"/>
    <w:rsid w:val="008F4775"/>
    <w:rsid w:val="008F65DB"/>
    <w:rsid w:val="008F6816"/>
    <w:rsid w:val="009000B8"/>
    <w:rsid w:val="00901416"/>
    <w:rsid w:val="00902616"/>
    <w:rsid w:val="009027F4"/>
    <w:rsid w:val="00903368"/>
    <w:rsid w:val="009042FB"/>
    <w:rsid w:val="00905DA2"/>
    <w:rsid w:val="0090648E"/>
    <w:rsid w:val="00907EF6"/>
    <w:rsid w:val="009107C1"/>
    <w:rsid w:val="00910ED1"/>
    <w:rsid w:val="0091101E"/>
    <w:rsid w:val="00912454"/>
    <w:rsid w:val="00912BF9"/>
    <w:rsid w:val="009132BA"/>
    <w:rsid w:val="009147F9"/>
    <w:rsid w:val="00914B9D"/>
    <w:rsid w:val="009154AC"/>
    <w:rsid w:val="009169BE"/>
    <w:rsid w:val="00920015"/>
    <w:rsid w:val="00920352"/>
    <w:rsid w:val="009204A7"/>
    <w:rsid w:val="0092062F"/>
    <w:rsid w:val="00921EA8"/>
    <w:rsid w:val="009260D1"/>
    <w:rsid w:val="00927387"/>
    <w:rsid w:val="009276F4"/>
    <w:rsid w:val="00930591"/>
    <w:rsid w:val="00931578"/>
    <w:rsid w:val="0093182C"/>
    <w:rsid w:val="00931FC5"/>
    <w:rsid w:val="00932012"/>
    <w:rsid w:val="00932B94"/>
    <w:rsid w:val="0093329A"/>
    <w:rsid w:val="00935678"/>
    <w:rsid w:val="00936083"/>
    <w:rsid w:val="00936280"/>
    <w:rsid w:val="009368B6"/>
    <w:rsid w:val="00936ADB"/>
    <w:rsid w:val="00936CAE"/>
    <w:rsid w:val="00940E72"/>
    <w:rsid w:val="009410CF"/>
    <w:rsid w:val="00941463"/>
    <w:rsid w:val="009440E3"/>
    <w:rsid w:val="0094451E"/>
    <w:rsid w:val="00945F84"/>
    <w:rsid w:val="0094709B"/>
    <w:rsid w:val="00947C01"/>
    <w:rsid w:val="009501EC"/>
    <w:rsid w:val="00950383"/>
    <w:rsid w:val="00951BE5"/>
    <w:rsid w:val="009526FA"/>
    <w:rsid w:val="00952B84"/>
    <w:rsid w:val="00952F0D"/>
    <w:rsid w:val="00954283"/>
    <w:rsid w:val="00954D44"/>
    <w:rsid w:val="00956112"/>
    <w:rsid w:val="00956D4B"/>
    <w:rsid w:val="00956DB8"/>
    <w:rsid w:val="009579E1"/>
    <w:rsid w:val="00957B82"/>
    <w:rsid w:val="009606B8"/>
    <w:rsid w:val="009607D0"/>
    <w:rsid w:val="00960D07"/>
    <w:rsid w:val="009619B9"/>
    <w:rsid w:val="00962798"/>
    <w:rsid w:val="00962CA9"/>
    <w:rsid w:val="009649E6"/>
    <w:rsid w:val="009676C2"/>
    <w:rsid w:val="00967F97"/>
    <w:rsid w:val="00970AE2"/>
    <w:rsid w:val="00971B7D"/>
    <w:rsid w:val="009727F3"/>
    <w:rsid w:val="00973974"/>
    <w:rsid w:val="00974C90"/>
    <w:rsid w:val="009779D3"/>
    <w:rsid w:val="00981963"/>
    <w:rsid w:val="00981AEB"/>
    <w:rsid w:val="00982DB7"/>
    <w:rsid w:val="00983182"/>
    <w:rsid w:val="00984ACF"/>
    <w:rsid w:val="009851D5"/>
    <w:rsid w:val="00986E78"/>
    <w:rsid w:val="00987AA9"/>
    <w:rsid w:val="00987AFA"/>
    <w:rsid w:val="00990858"/>
    <w:rsid w:val="009908CE"/>
    <w:rsid w:val="00993CAB"/>
    <w:rsid w:val="0099437A"/>
    <w:rsid w:val="00995381"/>
    <w:rsid w:val="00995FC4"/>
    <w:rsid w:val="00997520"/>
    <w:rsid w:val="009A0A70"/>
    <w:rsid w:val="009A2CAB"/>
    <w:rsid w:val="009A4BC6"/>
    <w:rsid w:val="009A5BBE"/>
    <w:rsid w:val="009A6142"/>
    <w:rsid w:val="009A6AD1"/>
    <w:rsid w:val="009B2AE3"/>
    <w:rsid w:val="009B4497"/>
    <w:rsid w:val="009B4D29"/>
    <w:rsid w:val="009B4D40"/>
    <w:rsid w:val="009B5160"/>
    <w:rsid w:val="009B633F"/>
    <w:rsid w:val="009B63A9"/>
    <w:rsid w:val="009B7A6A"/>
    <w:rsid w:val="009B7AA3"/>
    <w:rsid w:val="009B7CF4"/>
    <w:rsid w:val="009B7E18"/>
    <w:rsid w:val="009C02FC"/>
    <w:rsid w:val="009C1E7A"/>
    <w:rsid w:val="009C25AA"/>
    <w:rsid w:val="009C40E8"/>
    <w:rsid w:val="009C4CEE"/>
    <w:rsid w:val="009C6A31"/>
    <w:rsid w:val="009C6CE5"/>
    <w:rsid w:val="009C6FE7"/>
    <w:rsid w:val="009C7F73"/>
    <w:rsid w:val="009D10AB"/>
    <w:rsid w:val="009D137C"/>
    <w:rsid w:val="009D1402"/>
    <w:rsid w:val="009D161A"/>
    <w:rsid w:val="009D3EA1"/>
    <w:rsid w:val="009D5CFA"/>
    <w:rsid w:val="009D6DA9"/>
    <w:rsid w:val="009D6FD7"/>
    <w:rsid w:val="009D7995"/>
    <w:rsid w:val="009E1D6F"/>
    <w:rsid w:val="009E2550"/>
    <w:rsid w:val="009E3E70"/>
    <w:rsid w:val="009E587F"/>
    <w:rsid w:val="009E5EB2"/>
    <w:rsid w:val="009E6525"/>
    <w:rsid w:val="009E71DC"/>
    <w:rsid w:val="009F16C3"/>
    <w:rsid w:val="009F1EE8"/>
    <w:rsid w:val="009F2187"/>
    <w:rsid w:val="009F3F9F"/>
    <w:rsid w:val="009F4380"/>
    <w:rsid w:val="009F48AA"/>
    <w:rsid w:val="009F4FC1"/>
    <w:rsid w:val="009F5833"/>
    <w:rsid w:val="009F5A52"/>
    <w:rsid w:val="009F5F29"/>
    <w:rsid w:val="009F5F4D"/>
    <w:rsid w:val="009F6BBC"/>
    <w:rsid w:val="009F7987"/>
    <w:rsid w:val="00A0005C"/>
    <w:rsid w:val="00A015F6"/>
    <w:rsid w:val="00A016B6"/>
    <w:rsid w:val="00A01FE6"/>
    <w:rsid w:val="00A02433"/>
    <w:rsid w:val="00A0271A"/>
    <w:rsid w:val="00A0277C"/>
    <w:rsid w:val="00A0331A"/>
    <w:rsid w:val="00A03FA1"/>
    <w:rsid w:val="00A045FE"/>
    <w:rsid w:val="00A04A76"/>
    <w:rsid w:val="00A04D8B"/>
    <w:rsid w:val="00A11463"/>
    <w:rsid w:val="00A118E4"/>
    <w:rsid w:val="00A1194F"/>
    <w:rsid w:val="00A11A16"/>
    <w:rsid w:val="00A12D6B"/>
    <w:rsid w:val="00A13C63"/>
    <w:rsid w:val="00A1442B"/>
    <w:rsid w:val="00A15A7E"/>
    <w:rsid w:val="00A16272"/>
    <w:rsid w:val="00A23B23"/>
    <w:rsid w:val="00A24CEC"/>
    <w:rsid w:val="00A25395"/>
    <w:rsid w:val="00A253EC"/>
    <w:rsid w:val="00A31072"/>
    <w:rsid w:val="00A32A72"/>
    <w:rsid w:val="00A3342D"/>
    <w:rsid w:val="00A350F2"/>
    <w:rsid w:val="00A35663"/>
    <w:rsid w:val="00A36EB6"/>
    <w:rsid w:val="00A376FF"/>
    <w:rsid w:val="00A40DDB"/>
    <w:rsid w:val="00A41FA2"/>
    <w:rsid w:val="00A42379"/>
    <w:rsid w:val="00A42898"/>
    <w:rsid w:val="00A43013"/>
    <w:rsid w:val="00A438DD"/>
    <w:rsid w:val="00A43FF2"/>
    <w:rsid w:val="00A445DA"/>
    <w:rsid w:val="00A447CA"/>
    <w:rsid w:val="00A45160"/>
    <w:rsid w:val="00A45732"/>
    <w:rsid w:val="00A47195"/>
    <w:rsid w:val="00A502D3"/>
    <w:rsid w:val="00A5090A"/>
    <w:rsid w:val="00A51313"/>
    <w:rsid w:val="00A5194A"/>
    <w:rsid w:val="00A51DFA"/>
    <w:rsid w:val="00A523A4"/>
    <w:rsid w:val="00A5338D"/>
    <w:rsid w:val="00A53C08"/>
    <w:rsid w:val="00A56BAA"/>
    <w:rsid w:val="00A57A84"/>
    <w:rsid w:val="00A60071"/>
    <w:rsid w:val="00A626FC"/>
    <w:rsid w:val="00A629BF"/>
    <w:rsid w:val="00A6365D"/>
    <w:rsid w:val="00A642BF"/>
    <w:rsid w:val="00A65F74"/>
    <w:rsid w:val="00A66A5D"/>
    <w:rsid w:val="00A6728D"/>
    <w:rsid w:val="00A67F4D"/>
    <w:rsid w:val="00A709F0"/>
    <w:rsid w:val="00A71A72"/>
    <w:rsid w:val="00A723FE"/>
    <w:rsid w:val="00A73545"/>
    <w:rsid w:val="00A73905"/>
    <w:rsid w:val="00A73F9E"/>
    <w:rsid w:val="00A75FCA"/>
    <w:rsid w:val="00A760DE"/>
    <w:rsid w:val="00A77A29"/>
    <w:rsid w:val="00A80687"/>
    <w:rsid w:val="00A814B9"/>
    <w:rsid w:val="00A8176C"/>
    <w:rsid w:val="00A84ECE"/>
    <w:rsid w:val="00A858FE"/>
    <w:rsid w:val="00A85E54"/>
    <w:rsid w:val="00A86C6C"/>
    <w:rsid w:val="00A86E9A"/>
    <w:rsid w:val="00A87400"/>
    <w:rsid w:val="00A87AC3"/>
    <w:rsid w:val="00A87F76"/>
    <w:rsid w:val="00A91740"/>
    <w:rsid w:val="00A93AB7"/>
    <w:rsid w:val="00A94440"/>
    <w:rsid w:val="00A94558"/>
    <w:rsid w:val="00A94CB4"/>
    <w:rsid w:val="00A950BF"/>
    <w:rsid w:val="00AA1653"/>
    <w:rsid w:val="00AA4D67"/>
    <w:rsid w:val="00AA66CD"/>
    <w:rsid w:val="00AA7C08"/>
    <w:rsid w:val="00AB03E9"/>
    <w:rsid w:val="00AB1149"/>
    <w:rsid w:val="00AB1CE9"/>
    <w:rsid w:val="00AB2164"/>
    <w:rsid w:val="00AB2F10"/>
    <w:rsid w:val="00AB3D3F"/>
    <w:rsid w:val="00AB569F"/>
    <w:rsid w:val="00AB5923"/>
    <w:rsid w:val="00AB6B14"/>
    <w:rsid w:val="00AC028B"/>
    <w:rsid w:val="00AC050F"/>
    <w:rsid w:val="00AC0972"/>
    <w:rsid w:val="00AC0BF7"/>
    <w:rsid w:val="00AC244F"/>
    <w:rsid w:val="00AC3B31"/>
    <w:rsid w:val="00AC411A"/>
    <w:rsid w:val="00AC5D9B"/>
    <w:rsid w:val="00AC6B4E"/>
    <w:rsid w:val="00AC7E0F"/>
    <w:rsid w:val="00AD1578"/>
    <w:rsid w:val="00AD3C16"/>
    <w:rsid w:val="00AD3CA2"/>
    <w:rsid w:val="00AD4632"/>
    <w:rsid w:val="00AD4DC1"/>
    <w:rsid w:val="00AD4FF0"/>
    <w:rsid w:val="00AD6350"/>
    <w:rsid w:val="00AD7B20"/>
    <w:rsid w:val="00AE1845"/>
    <w:rsid w:val="00AE1D91"/>
    <w:rsid w:val="00AE2DA3"/>
    <w:rsid w:val="00AE30A5"/>
    <w:rsid w:val="00AE3602"/>
    <w:rsid w:val="00AE38D0"/>
    <w:rsid w:val="00AE3B4D"/>
    <w:rsid w:val="00AE55CE"/>
    <w:rsid w:val="00AE6017"/>
    <w:rsid w:val="00AF2446"/>
    <w:rsid w:val="00AF2A0A"/>
    <w:rsid w:val="00AF4790"/>
    <w:rsid w:val="00AF5FE6"/>
    <w:rsid w:val="00AF6A03"/>
    <w:rsid w:val="00B00A7D"/>
    <w:rsid w:val="00B010EC"/>
    <w:rsid w:val="00B01518"/>
    <w:rsid w:val="00B0169A"/>
    <w:rsid w:val="00B02124"/>
    <w:rsid w:val="00B02E7F"/>
    <w:rsid w:val="00B0306E"/>
    <w:rsid w:val="00B047DB"/>
    <w:rsid w:val="00B0500E"/>
    <w:rsid w:val="00B0647E"/>
    <w:rsid w:val="00B06965"/>
    <w:rsid w:val="00B07131"/>
    <w:rsid w:val="00B12E7F"/>
    <w:rsid w:val="00B14936"/>
    <w:rsid w:val="00B14FA1"/>
    <w:rsid w:val="00B17B5E"/>
    <w:rsid w:val="00B20CF5"/>
    <w:rsid w:val="00B216A8"/>
    <w:rsid w:val="00B225E1"/>
    <w:rsid w:val="00B239EA"/>
    <w:rsid w:val="00B243FA"/>
    <w:rsid w:val="00B2440F"/>
    <w:rsid w:val="00B24B0F"/>
    <w:rsid w:val="00B25E6E"/>
    <w:rsid w:val="00B26994"/>
    <w:rsid w:val="00B26FE1"/>
    <w:rsid w:val="00B27A84"/>
    <w:rsid w:val="00B336E8"/>
    <w:rsid w:val="00B33863"/>
    <w:rsid w:val="00B33E84"/>
    <w:rsid w:val="00B33E9A"/>
    <w:rsid w:val="00B355E6"/>
    <w:rsid w:val="00B36460"/>
    <w:rsid w:val="00B379D6"/>
    <w:rsid w:val="00B37FCB"/>
    <w:rsid w:val="00B41B67"/>
    <w:rsid w:val="00B4417C"/>
    <w:rsid w:val="00B44B88"/>
    <w:rsid w:val="00B453D6"/>
    <w:rsid w:val="00B4585B"/>
    <w:rsid w:val="00B46112"/>
    <w:rsid w:val="00B4611F"/>
    <w:rsid w:val="00B46853"/>
    <w:rsid w:val="00B46A4C"/>
    <w:rsid w:val="00B47F74"/>
    <w:rsid w:val="00B504BA"/>
    <w:rsid w:val="00B50674"/>
    <w:rsid w:val="00B51B94"/>
    <w:rsid w:val="00B51BAE"/>
    <w:rsid w:val="00B51FB0"/>
    <w:rsid w:val="00B5374D"/>
    <w:rsid w:val="00B54384"/>
    <w:rsid w:val="00B5441E"/>
    <w:rsid w:val="00B546CF"/>
    <w:rsid w:val="00B54768"/>
    <w:rsid w:val="00B5511B"/>
    <w:rsid w:val="00B5577C"/>
    <w:rsid w:val="00B55B13"/>
    <w:rsid w:val="00B55DA4"/>
    <w:rsid w:val="00B57060"/>
    <w:rsid w:val="00B57139"/>
    <w:rsid w:val="00B62033"/>
    <w:rsid w:val="00B62FD8"/>
    <w:rsid w:val="00B636E8"/>
    <w:rsid w:val="00B63E8E"/>
    <w:rsid w:val="00B64094"/>
    <w:rsid w:val="00B64F45"/>
    <w:rsid w:val="00B66726"/>
    <w:rsid w:val="00B670B7"/>
    <w:rsid w:val="00B70A71"/>
    <w:rsid w:val="00B7155E"/>
    <w:rsid w:val="00B719F3"/>
    <w:rsid w:val="00B72766"/>
    <w:rsid w:val="00B72A25"/>
    <w:rsid w:val="00B72F05"/>
    <w:rsid w:val="00B744AB"/>
    <w:rsid w:val="00B770D7"/>
    <w:rsid w:val="00B77C2D"/>
    <w:rsid w:val="00B80A21"/>
    <w:rsid w:val="00B85CFF"/>
    <w:rsid w:val="00B86974"/>
    <w:rsid w:val="00B873FA"/>
    <w:rsid w:val="00B87C36"/>
    <w:rsid w:val="00B87D2E"/>
    <w:rsid w:val="00B91568"/>
    <w:rsid w:val="00B91B2A"/>
    <w:rsid w:val="00B92004"/>
    <w:rsid w:val="00B925A4"/>
    <w:rsid w:val="00B92E19"/>
    <w:rsid w:val="00B9334B"/>
    <w:rsid w:val="00B93D8E"/>
    <w:rsid w:val="00B94096"/>
    <w:rsid w:val="00B941BA"/>
    <w:rsid w:val="00B94B1F"/>
    <w:rsid w:val="00B952B4"/>
    <w:rsid w:val="00B95E1C"/>
    <w:rsid w:val="00B96E9B"/>
    <w:rsid w:val="00B96F1C"/>
    <w:rsid w:val="00B97226"/>
    <w:rsid w:val="00B97797"/>
    <w:rsid w:val="00B97985"/>
    <w:rsid w:val="00B97C8C"/>
    <w:rsid w:val="00BA0042"/>
    <w:rsid w:val="00BA048F"/>
    <w:rsid w:val="00BA0B16"/>
    <w:rsid w:val="00BA12E0"/>
    <w:rsid w:val="00BA5485"/>
    <w:rsid w:val="00BA64CB"/>
    <w:rsid w:val="00BA6AFB"/>
    <w:rsid w:val="00BA6D36"/>
    <w:rsid w:val="00BA7997"/>
    <w:rsid w:val="00BB03E3"/>
    <w:rsid w:val="00BB05AE"/>
    <w:rsid w:val="00BB08B6"/>
    <w:rsid w:val="00BB1454"/>
    <w:rsid w:val="00BB1686"/>
    <w:rsid w:val="00BB17B6"/>
    <w:rsid w:val="00BB19B5"/>
    <w:rsid w:val="00BB281D"/>
    <w:rsid w:val="00BB3A8F"/>
    <w:rsid w:val="00BB41D2"/>
    <w:rsid w:val="00BB4E33"/>
    <w:rsid w:val="00BB5107"/>
    <w:rsid w:val="00BB62D3"/>
    <w:rsid w:val="00BB6413"/>
    <w:rsid w:val="00BB759B"/>
    <w:rsid w:val="00BC0662"/>
    <w:rsid w:val="00BC0851"/>
    <w:rsid w:val="00BC1846"/>
    <w:rsid w:val="00BC1BA5"/>
    <w:rsid w:val="00BC4519"/>
    <w:rsid w:val="00BC59AD"/>
    <w:rsid w:val="00BC6722"/>
    <w:rsid w:val="00BC735D"/>
    <w:rsid w:val="00BC7C14"/>
    <w:rsid w:val="00BD101E"/>
    <w:rsid w:val="00BD133E"/>
    <w:rsid w:val="00BD176F"/>
    <w:rsid w:val="00BD1EC0"/>
    <w:rsid w:val="00BD2A90"/>
    <w:rsid w:val="00BD2E4B"/>
    <w:rsid w:val="00BD42BA"/>
    <w:rsid w:val="00BD453F"/>
    <w:rsid w:val="00BD55A6"/>
    <w:rsid w:val="00BD64C4"/>
    <w:rsid w:val="00BD7110"/>
    <w:rsid w:val="00BD76A0"/>
    <w:rsid w:val="00BD7ED2"/>
    <w:rsid w:val="00BE0BB4"/>
    <w:rsid w:val="00BE1A77"/>
    <w:rsid w:val="00BE1D9F"/>
    <w:rsid w:val="00BE2CFB"/>
    <w:rsid w:val="00BE3369"/>
    <w:rsid w:val="00BE34B3"/>
    <w:rsid w:val="00BE36A0"/>
    <w:rsid w:val="00BE37BB"/>
    <w:rsid w:val="00BE46C5"/>
    <w:rsid w:val="00BE4C1B"/>
    <w:rsid w:val="00BE56BD"/>
    <w:rsid w:val="00BE651E"/>
    <w:rsid w:val="00BF0E7E"/>
    <w:rsid w:val="00BF129E"/>
    <w:rsid w:val="00BF1E9E"/>
    <w:rsid w:val="00BF3C05"/>
    <w:rsid w:val="00BF3E39"/>
    <w:rsid w:val="00BF3E58"/>
    <w:rsid w:val="00BF40E6"/>
    <w:rsid w:val="00BF4705"/>
    <w:rsid w:val="00BF524B"/>
    <w:rsid w:val="00BF534D"/>
    <w:rsid w:val="00BF598E"/>
    <w:rsid w:val="00BF6A84"/>
    <w:rsid w:val="00BF6E5F"/>
    <w:rsid w:val="00BF76C2"/>
    <w:rsid w:val="00C00137"/>
    <w:rsid w:val="00C0068C"/>
    <w:rsid w:val="00C00820"/>
    <w:rsid w:val="00C01281"/>
    <w:rsid w:val="00C02C3C"/>
    <w:rsid w:val="00C05BEC"/>
    <w:rsid w:val="00C05C03"/>
    <w:rsid w:val="00C071E6"/>
    <w:rsid w:val="00C072F1"/>
    <w:rsid w:val="00C0746B"/>
    <w:rsid w:val="00C078F5"/>
    <w:rsid w:val="00C07D69"/>
    <w:rsid w:val="00C12AA4"/>
    <w:rsid w:val="00C141B8"/>
    <w:rsid w:val="00C1475C"/>
    <w:rsid w:val="00C14A84"/>
    <w:rsid w:val="00C14A8F"/>
    <w:rsid w:val="00C155FB"/>
    <w:rsid w:val="00C15D29"/>
    <w:rsid w:val="00C20A76"/>
    <w:rsid w:val="00C22808"/>
    <w:rsid w:val="00C239D7"/>
    <w:rsid w:val="00C24ADC"/>
    <w:rsid w:val="00C2609B"/>
    <w:rsid w:val="00C315EF"/>
    <w:rsid w:val="00C32890"/>
    <w:rsid w:val="00C32B46"/>
    <w:rsid w:val="00C33672"/>
    <w:rsid w:val="00C33FE4"/>
    <w:rsid w:val="00C340AB"/>
    <w:rsid w:val="00C3478C"/>
    <w:rsid w:val="00C35120"/>
    <w:rsid w:val="00C353BF"/>
    <w:rsid w:val="00C3542D"/>
    <w:rsid w:val="00C35733"/>
    <w:rsid w:val="00C36109"/>
    <w:rsid w:val="00C36710"/>
    <w:rsid w:val="00C369E1"/>
    <w:rsid w:val="00C40AD1"/>
    <w:rsid w:val="00C41FA4"/>
    <w:rsid w:val="00C42726"/>
    <w:rsid w:val="00C42C27"/>
    <w:rsid w:val="00C42E14"/>
    <w:rsid w:val="00C4319F"/>
    <w:rsid w:val="00C43A12"/>
    <w:rsid w:val="00C43B0C"/>
    <w:rsid w:val="00C4423A"/>
    <w:rsid w:val="00C447FD"/>
    <w:rsid w:val="00C44E33"/>
    <w:rsid w:val="00C46061"/>
    <w:rsid w:val="00C46295"/>
    <w:rsid w:val="00C47160"/>
    <w:rsid w:val="00C47E68"/>
    <w:rsid w:val="00C52638"/>
    <w:rsid w:val="00C52FEC"/>
    <w:rsid w:val="00C53E81"/>
    <w:rsid w:val="00C54A72"/>
    <w:rsid w:val="00C55350"/>
    <w:rsid w:val="00C55858"/>
    <w:rsid w:val="00C608F7"/>
    <w:rsid w:val="00C609D3"/>
    <w:rsid w:val="00C62B42"/>
    <w:rsid w:val="00C63100"/>
    <w:rsid w:val="00C63F9E"/>
    <w:rsid w:val="00C6519A"/>
    <w:rsid w:val="00C6584F"/>
    <w:rsid w:val="00C65CAA"/>
    <w:rsid w:val="00C660CD"/>
    <w:rsid w:val="00C6686D"/>
    <w:rsid w:val="00C710B4"/>
    <w:rsid w:val="00C71114"/>
    <w:rsid w:val="00C716F0"/>
    <w:rsid w:val="00C725AE"/>
    <w:rsid w:val="00C72713"/>
    <w:rsid w:val="00C72D8C"/>
    <w:rsid w:val="00C72EE1"/>
    <w:rsid w:val="00C7353D"/>
    <w:rsid w:val="00C73FE9"/>
    <w:rsid w:val="00C75FBE"/>
    <w:rsid w:val="00C7605F"/>
    <w:rsid w:val="00C7635F"/>
    <w:rsid w:val="00C7681E"/>
    <w:rsid w:val="00C771F8"/>
    <w:rsid w:val="00C812D6"/>
    <w:rsid w:val="00C81512"/>
    <w:rsid w:val="00C815E8"/>
    <w:rsid w:val="00C817DB"/>
    <w:rsid w:val="00C81E0E"/>
    <w:rsid w:val="00C8251B"/>
    <w:rsid w:val="00C90EC4"/>
    <w:rsid w:val="00C92694"/>
    <w:rsid w:val="00C92FD5"/>
    <w:rsid w:val="00C95AD4"/>
    <w:rsid w:val="00CA04B3"/>
    <w:rsid w:val="00CA107B"/>
    <w:rsid w:val="00CA1F7E"/>
    <w:rsid w:val="00CA2DF1"/>
    <w:rsid w:val="00CA3AB1"/>
    <w:rsid w:val="00CA5129"/>
    <w:rsid w:val="00CA5D42"/>
    <w:rsid w:val="00CA6813"/>
    <w:rsid w:val="00CA69CB"/>
    <w:rsid w:val="00CA6C3B"/>
    <w:rsid w:val="00CA6F89"/>
    <w:rsid w:val="00CA7C61"/>
    <w:rsid w:val="00CB19EB"/>
    <w:rsid w:val="00CB1BAF"/>
    <w:rsid w:val="00CB4694"/>
    <w:rsid w:val="00CB4CA6"/>
    <w:rsid w:val="00CB5084"/>
    <w:rsid w:val="00CB5C25"/>
    <w:rsid w:val="00CC5944"/>
    <w:rsid w:val="00CC5DE6"/>
    <w:rsid w:val="00CC5EDA"/>
    <w:rsid w:val="00CC76E1"/>
    <w:rsid w:val="00CD09EC"/>
    <w:rsid w:val="00CD0B39"/>
    <w:rsid w:val="00CD1FD9"/>
    <w:rsid w:val="00CD246F"/>
    <w:rsid w:val="00CD2872"/>
    <w:rsid w:val="00CD38ED"/>
    <w:rsid w:val="00CD5B54"/>
    <w:rsid w:val="00CD5FB1"/>
    <w:rsid w:val="00CD60EE"/>
    <w:rsid w:val="00CE0A62"/>
    <w:rsid w:val="00CE0E9F"/>
    <w:rsid w:val="00CE1596"/>
    <w:rsid w:val="00CE18B7"/>
    <w:rsid w:val="00CE2BDD"/>
    <w:rsid w:val="00CE4567"/>
    <w:rsid w:val="00CE74E4"/>
    <w:rsid w:val="00CF33C1"/>
    <w:rsid w:val="00CF3E83"/>
    <w:rsid w:val="00CF451C"/>
    <w:rsid w:val="00CF474E"/>
    <w:rsid w:val="00CF4A2A"/>
    <w:rsid w:val="00CF594C"/>
    <w:rsid w:val="00CF6F60"/>
    <w:rsid w:val="00D00687"/>
    <w:rsid w:val="00D01C9B"/>
    <w:rsid w:val="00D01D12"/>
    <w:rsid w:val="00D022FD"/>
    <w:rsid w:val="00D02AC3"/>
    <w:rsid w:val="00D041BE"/>
    <w:rsid w:val="00D0446A"/>
    <w:rsid w:val="00D04CA0"/>
    <w:rsid w:val="00D05575"/>
    <w:rsid w:val="00D06F69"/>
    <w:rsid w:val="00D078FD"/>
    <w:rsid w:val="00D1012F"/>
    <w:rsid w:val="00D10624"/>
    <w:rsid w:val="00D1088F"/>
    <w:rsid w:val="00D10D4D"/>
    <w:rsid w:val="00D12526"/>
    <w:rsid w:val="00D125EB"/>
    <w:rsid w:val="00D13C89"/>
    <w:rsid w:val="00D14EC2"/>
    <w:rsid w:val="00D1557E"/>
    <w:rsid w:val="00D15B70"/>
    <w:rsid w:val="00D2005E"/>
    <w:rsid w:val="00D21A49"/>
    <w:rsid w:val="00D222A2"/>
    <w:rsid w:val="00D2230F"/>
    <w:rsid w:val="00D226A6"/>
    <w:rsid w:val="00D25C1D"/>
    <w:rsid w:val="00D25C5B"/>
    <w:rsid w:val="00D264AC"/>
    <w:rsid w:val="00D26C61"/>
    <w:rsid w:val="00D301EF"/>
    <w:rsid w:val="00D30B67"/>
    <w:rsid w:val="00D31129"/>
    <w:rsid w:val="00D31301"/>
    <w:rsid w:val="00D320A5"/>
    <w:rsid w:val="00D33350"/>
    <w:rsid w:val="00D33EEF"/>
    <w:rsid w:val="00D344B3"/>
    <w:rsid w:val="00D35105"/>
    <w:rsid w:val="00D35B3D"/>
    <w:rsid w:val="00D37AC8"/>
    <w:rsid w:val="00D408B5"/>
    <w:rsid w:val="00D409A3"/>
    <w:rsid w:val="00D40AA5"/>
    <w:rsid w:val="00D4163A"/>
    <w:rsid w:val="00D41AAA"/>
    <w:rsid w:val="00D41D74"/>
    <w:rsid w:val="00D41EA5"/>
    <w:rsid w:val="00D425D6"/>
    <w:rsid w:val="00D426ED"/>
    <w:rsid w:val="00D43BD6"/>
    <w:rsid w:val="00D448F1"/>
    <w:rsid w:val="00D459A9"/>
    <w:rsid w:val="00D46B8C"/>
    <w:rsid w:val="00D46FDC"/>
    <w:rsid w:val="00D47936"/>
    <w:rsid w:val="00D47A60"/>
    <w:rsid w:val="00D50C6B"/>
    <w:rsid w:val="00D50F49"/>
    <w:rsid w:val="00D51722"/>
    <w:rsid w:val="00D5219C"/>
    <w:rsid w:val="00D5429E"/>
    <w:rsid w:val="00D54639"/>
    <w:rsid w:val="00D55930"/>
    <w:rsid w:val="00D55AAE"/>
    <w:rsid w:val="00D55D99"/>
    <w:rsid w:val="00D56133"/>
    <w:rsid w:val="00D56147"/>
    <w:rsid w:val="00D561EA"/>
    <w:rsid w:val="00D56B91"/>
    <w:rsid w:val="00D57240"/>
    <w:rsid w:val="00D609D0"/>
    <w:rsid w:val="00D6250E"/>
    <w:rsid w:val="00D6357B"/>
    <w:rsid w:val="00D64DF9"/>
    <w:rsid w:val="00D6569A"/>
    <w:rsid w:val="00D65A83"/>
    <w:rsid w:val="00D701D0"/>
    <w:rsid w:val="00D7058B"/>
    <w:rsid w:val="00D70A6F"/>
    <w:rsid w:val="00D70EEA"/>
    <w:rsid w:val="00D71BA5"/>
    <w:rsid w:val="00D733DD"/>
    <w:rsid w:val="00D735A5"/>
    <w:rsid w:val="00D73FC0"/>
    <w:rsid w:val="00D742E9"/>
    <w:rsid w:val="00D7540D"/>
    <w:rsid w:val="00D76434"/>
    <w:rsid w:val="00D76E1F"/>
    <w:rsid w:val="00D770D7"/>
    <w:rsid w:val="00D779E7"/>
    <w:rsid w:val="00D8012E"/>
    <w:rsid w:val="00D81BA8"/>
    <w:rsid w:val="00D81CB5"/>
    <w:rsid w:val="00D82456"/>
    <w:rsid w:val="00D8268F"/>
    <w:rsid w:val="00D83A7A"/>
    <w:rsid w:val="00D83D32"/>
    <w:rsid w:val="00D8427B"/>
    <w:rsid w:val="00D84E93"/>
    <w:rsid w:val="00D85E1F"/>
    <w:rsid w:val="00D862E1"/>
    <w:rsid w:val="00D86CC4"/>
    <w:rsid w:val="00D90208"/>
    <w:rsid w:val="00D92374"/>
    <w:rsid w:val="00D92CB4"/>
    <w:rsid w:val="00D93EE7"/>
    <w:rsid w:val="00D96C49"/>
    <w:rsid w:val="00D971DF"/>
    <w:rsid w:val="00D97DB5"/>
    <w:rsid w:val="00DA079B"/>
    <w:rsid w:val="00DA15E0"/>
    <w:rsid w:val="00DA31EF"/>
    <w:rsid w:val="00DA3A18"/>
    <w:rsid w:val="00DA5DFA"/>
    <w:rsid w:val="00DA7198"/>
    <w:rsid w:val="00DA77F7"/>
    <w:rsid w:val="00DA7FC3"/>
    <w:rsid w:val="00DB038E"/>
    <w:rsid w:val="00DB085B"/>
    <w:rsid w:val="00DB0B9D"/>
    <w:rsid w:val="00DB125C"/>
    <w:rsid w:val="00DB2261"/>
    <w:rsid w:val="00DB3F88"/>
    <w:rsid w:val="00DB58DA"/>
    <w:rsid w:val="00DC0AA1"/>
    <w:rsid w:val="00DC0E29"/>
    <w:rsid w:val="00DC1428"/>
    <w:rsid w:val="00DC1894"/>
    <w:rsid w:val="00DC1969"/>
    <w:rsid w:val="00DC2FA8"/>
    <w:rsid w:val="00DC3663"/>
    <w:rsid w:val="00DD09BE"/>
    <w:rsid w:val="00DD0BD1"/>
    <w:rsid w:val="00DD0FD1"/>
    <w:rsid w:val="00DD1C48"/>
    <w:rsid w:val="00DD3340"/>
    <w:rsid w:val="00DD3526"/>
    <w:rsid w:val="00DD3FF4"/>
    <w:rsid w:val="00DD466D"/>
    <w:rsid w:val="00DD4AE5"/>
    <w:rsid w:val="00DD5631"/>
    <w:rsid w:val="00DD61A8"/>
    <w:rsid w:val="00DE0D7C"/>
    <w:rsid w:val="00DE154D"/>
    <w:rsid w:val="00DE17AE"/>
    <w:rsid w:val="00DE1B0D"/>
    <w:rsid w:val="00DE1F22"/>
    <w:rsid w:val="00DE3A92"/>
    <w:rsid w:val="00DE449E"/>
    <w:rsid w:val="00DE4898"/>
    <w:rsid w:val="00DE572F"/>
    <w:rsid w:val="00DE7070"/>
    <w:rsid w:val="00DE73C4"/>
    <w:rsid w:val="00DE75BB"/>
    <w:rsid w:val="00DE7CBA"/>
    <w:rsid w:val="00DF02B2"/>
    <w:rsid w:val="00DF1611"/>
    <w:rsid w:val="00DF2235"/>
    <w:rsid w:val="00DF2CD6"/>
    <w:rsid w:val="00DF3890"/>
    <w:rsid w:val="00DF39AB"/>
    <w:rsid w:val="00DF3EBB"/>
    <w:rsid w:val="00DF4640"/>
    <w:rsid w:val="00DF54AD"/>
    <w:rsid w:val="00DF5B40"/>
    <w:rsid w:val="00DF69F5"/>
    <w:rsid w:val="00DF6F26"/>
    <w:rsid w:val="00DF7433"/>
    <w:rsid w:val="00DF7994"/>
    <w:rsid w:val="00DF7B60"/>
    <w:rsid w:val="00E009E8"/>
    <w:rsid w:val="00E00D68"/>
    <w:rsid w:val="00E02BC1"/>
    <w:rsid w:val="00E02FBC"/>
    <w:rsid w:val="00E02FBE"/>
    <w:rsid w:val="00E030E2"/>
    <w:rsid w:val="00E0389C"/>
    <w:rsid w:val="00E040F6"/>
    <w:rsid w:val="00E045BA"/>
    <w:rsid w:val="00E055B9"/>
    <w:rsid w:val="00E0714C"/>
    <w:rsid w:val="00E100F6"/>
    <w:rsid w:val="00E11119"/>
    <w:rsid w:val="00E116B3"/>
    <w:rsid w:val="00E1183A"/>
    <w:rsid w:val="00E1246A"/>
    <w:rsid w:val="00E1357C"/>
    <w:rsid w:val="00E1372D"/>
    <w:rsid w:val="00E14774"/>
    <w:rsid w:val="00E15017"/>
    <w:rsid w:val="00E17F00"/>
    <w:rsid w:val="00E2107B"/>
    <w:rsid w:val="00E21A36"/>
    <w:rsid w:val="00E24657"/>
    <w:rsid w:val="00E25085"/>
    <w:rsid w:val="00E25090"/>
    <w:rsid w:val="00E2706D"/>
    <w:rsid w:val="00E3200A"/>
    <w:rsid w:val="00E3263E"/>
    <w:rsid w:val="00E34016"/>
    <w:rsid w:val="00E34535"/>
    <w:rsid w:val="00E347E4"/>
    <w:rsid w:val="00E359F6"/>
    <w:rsid w:val="00E37163"/>
    <w:rsid w:val="00E4115F"/>
    <w:rsid w:val="00E433CC"/>
    <w:rsid w:val="00E449F4"/>
    <w:rsid w:val="00E454B4"/>
    <w:rsid w:val="00E462D0"/>
    <w:rsid w:val="00E46FBF"/>
    <w:rsid w:val="00E47A0A"/>
    <w:rsid w:val="00E50D0D"/>
    <w:rsid w:val="00E51439"/>
    <w:rsid w:val="00E51856"/>
    <w:rsid w:val="00E5384D"/>
    <w:rsid w:val="00E57E64"/>
    <w:rsid w:val="00E60AD5"/>
    <w:rsid w:val="00E60DD9"/>
    <w:rsid w:val="00E60FDC"/>
    <w:rsid w:val="00E6384B"/>
    <w:rsid w:val="00E6488A"/>
    <w:rsid w:val="00E649BA"/>
    <w:rsid w:val="00E64C42"/>
    <w:rsid w:val="00E658D4"/>
    <w:rsid w:val="00E65915"/>
    <w:rsid w:val="00E65BFA"/>
    <w:rsid w:val="00E67DB7"/>
    <w:rsid w:val="00E70425"/>
    <w:rsid w:val="00E70902"/>
    <w:rsid w:val="00E713C6"/>
    <w:rsid w:val="00E71BE9"/>
    <w:rsid w:val="00E72D3B"/>
    <w:rsid w:val="00E73374"/>
    <w:rsid w:val="00E736A1"/>
    <w:rsid w:val="00E73CDB"/>
    <w:rsid w:val="00E74DA6"/>
    <w:rsid w:val="00E7596D"/>
    <w:rsid w:val="00E767F9"/>
    <w:rsid w:val="00E76F3D"/>
    <w:rsid w:val="00E7703F"/>
    <w:rsid w:val="00E77CDA"/>
    <w:rsid w:val="00E80BAE"/>
    <w:rsid w:val="00E81E43"/>
    <w:rsid w:val="00E84421"/>
    <w:rsid w:val="00E8483B"/>
    <w:rsid w:val="00E84BC3"/>
    <w:rsid w:val="00E854FC"/>
    <w:rsid w:val="00E85D56"/>
    <w:rsid w:val="00E86A95"/>
    <w:rsid w:val="00E87869"/>
    <w:rsid w:val="00E91A61"/>
    <w:rsid w:val="00E92237"/>
    <w:rsid w:val="00E9270A"/>
    <w:rsid w:val="00E92C71"/>
    <w:rsid w:val="00E9326E"/>
    <w:rsid w:val="00E968E8"/>
    <w:rsid w:val="00E9697E"/>
    <w:rsid w:val="00E96A9B"/>
    <w:rsid w:val="00E96B69"/>
    <w:rsid w:val="00EA047E"/>
    <w:rsid w:val="00EA11A2"/>
    <w:rsid w:val="00EA2506"/>
    <w:rsid w:val="00EA2A92"/>
    <w:rsid w:val="00EA2F1A"/>
    <w:rsid w:val="00EA70F2"/>
    <w:rsid w:val="00EA7E78"/>
    <w:rsid w:val="00EB06F9"/>
    <w:rsid w:val="00EB0703"/>
    <w:rsid w:val="00EB09EE"/>
    <w:rsid w:val="00EB0B44"/>
    <w:rsid w:val="00EB1C24"/>
    <w:rsid w:val="00EB2B44"/>
    <w:rsid w:val="00EB327E"/>
    <w:rsid w:val="00EB4EED"/>
    <w:rsid w:val="00EB5F4C"/>
    <w:rsid w:val="00EB6713"/>
    <w:rsid w:val="00EB69E2"/>
    <w:rsid w:val="00EB6B37"/>
    <w:rsid w:val="00EC0F17"/>
    <w:rsid w:val="00EC1ACA"/>
    <w:rsid w:val="00EC2F68"/>
    <w:rsid w:val="00EC553D"/>
    <w:rsid w:val="00ED1799"/>
    <w:rsid w:val="00ED3459"/>
    <w:rsid w:val="00ED36CF"/>
    <w:rsid w:val="00ED3DE7"/>
    <w:rsid w:val="00ED5B89"/>
    <w:rsid w:val="00ED5CAE"/>
    <w:rsid w:val="00ED75CC"/>
    <w:rsid w:val="00EE0012"/>
    <w:rsid w:val="00EE0A8B"/>
    <w:rsid w:val="00EE161A"/>
    <w:rsid w:val="00EE1F8C"/>
    <w:rsid w:val="00EE2099"/>
    <w:rsid w:val="00EE36C9"/>
    <w:rsid w:val="00EE3A0C"/>
    <w:rsid w:val="00EE4453"/>
    <w:rsid w:val="00EE5C5C"/>
    <w:rsid w:val="00EE6583"/>
    <w:rsid w:val="00EE6CDD"/>
    <w:rsid w:val="00EE7017"/>
    <w:rsid w:val="00EE7CFC"/>
    <w:rsid w:val="00EF105E"/>
    <w:rsid w:val="00EF27B2"/>
    <w:rsid w:val="00EF3067"/>
    <w:rsid w:val="00EF467D"/>
    <w:rsid w:val="00EF474A"/>
    <w:rsid w:val="00EF516D"/>
    <w:rsid w:val="00EF6D25"/>
    <w:rsid w:val="00EF6F58"/>
    <w:rsid w:val="00F00D2F"/>
    <w:rsid w:val="00F033F0"/>
    <w:rsid w:val="00F044F4"/>
    <w:rsid w:val="00F05C80"/>
    <w:rsid w:val="00F06207"/>
    <w:rsid w:val="00F066E1"/>
    <w:rsid w:val="00F06B67"/>
    <w:rsid w:val="00F10342"/>
    <w:rsid w:val="00F15174"/>
    <w:rsid w:val="00F15D33"/>
    <w:rsid w:val="00F169D6"/>
    <w:rsid w:val="00F16F1E"/>
    <w:rsid w:val="00F209AD"/>
    <w:rsid w:val="00F2157E"/>
    <w:rsid w:val="00F21E3F"/>
    <w:rsid w:val="00F221AF"/>
    <w:rsid w:val="00F225DB"/>
    <w:rsid w:val="00F229CC"/>
    <w:rsid w:val="00F27111"/>
    <w:rsid w:val="00F27F43"/>
    <w:rsid w:val="00F300E8"/>
    <w:rsid w:val="00F30189"/>
    <w:rsid w:val="00F31210"/>
    <w:rsid w:val="00F31A28"/>
    <w:rsid w:val="00F33259"/>
    <w:rsid w:val="00F33302"/>
    <w:rsid w:val="00F34F19"/>
    <w:rsid w:val="00F359D3"/>
    <w:rsid w:val="00F37035"/>
    <w:rsid w:val="00F37160"/>
    <w:rsid w:val="00F378B2"/>
    <w:rsid w:val="00F37D5C"/>
    <w:rsid w:val="00F4263D"/>
    <w:rsid w:val="00F441F3"/>
    <w:rsid w:val="00F44911"/>
    <w:rsid w:val="00F45372"/>
    <w:rsid w:val="00F459A0"/>
    <w:rsid w:val="00F4620D"/>
    <w:rsid w:val="00F47213"/>
    <w:rsid w:val="00F5151C"/>
    <w:rsid w:val="00F534AE"/>
    <w:rsid w:val="00F53D08"/>
    <w:rsid w:val="00F55491"/>
    <w:rsid w:val="00F56A1B"/>
    <w:rsid w:val="00F628B0"/>
    <w:rsid w:val="00F6296E"/>
    <w:rsid w:val="00F63214"/>
    <w:rsid w:val="00F633EE"/>
    <w:rsid w:val="00F633FC"/>
    <w:rsid w:val="00F63750"/>
    <w:rsid w:val="00F643B1"/>
    <w:rsid w:val="00F64973"/>
    <w:rsid w:val="00F64B18"/>
    <w:rsid w:val="00F651CB"/>
    <w:rsid w:val="00F6559E"/>
    <w:rsid w:val="00F658BC"/>
    <w:rsid w:val="00F664B9"/>
    <w:rsid w:val="00F6737A"/>
    <w:rsid w:val="00F67D18"/>
    <w:rsid w:val="00F715C6"/>
    <w:rsid w:val="00F72F71"/>
    <w:rsid w:val="00F73803"/>
    <w:rsid w:val="00F73DA1"/>
    <w:rsid w:val="00F74842"/>
    <w:rsid w:val="00F75801"/>
    <w:rsid w:val="00F75A7E"/>
    <w:rsid w:val="00F76B02"/>
    <w:rsid w:val="00F80B08"/>
    <w:rsid w:val="00F8295A"/>
    <w:rsid w:val="00F830F0"/>
    <w:rsid w:val="00F83F00"/>
    <w:rsid w:val="00F84D7E"/>
    <w:rsid w:val="00F861AD"/>
    <w:rsid w:val="00F876A0"/>
    <w:rsid w:val="00F92EF4"/>
    <w:rsid w:val="00F92F94"/>
    <w:rsid w:val="00F96962"/>
    <w:rsid w:val="00F97866"/>
    <w:rsid w:val="00F97E7A"/>
    <w:rsid w:val="00FA24F3"/>
    <w:rsid w:val="00FA3820"/>
    <w:rsid w:val="00FA3D51"/>
    <w:rsid w:val="00FA496E"/>
    <w:rsid w:val="00FA4FCE"/>
    <w:rsid w:val="00FA5CC5"/>
    <w:rsid w:val="00FA689E"/>
    <w:rsid w:val="00FA6DC3"/>
    <w:rsid w:val="00FA704B"/>
    <w:rsid w:val="00FA713E"/>
    <w:rsid w:val="00FB2097"/>
    <w:rsid w:val="00FB3C98"/>
    <w:rsid w:val="00FB3F4C"/>
    <w:rsid w:val="00FB4711"/>
    <w:rsid w:val="00FB4E5D"/>
    <w:rsid w:val="00FB67E3"/>
    <w:rsid w:val="00FB6895"/>
    <w:rsid w:val="00FC185F"/>
    <w:rsid w:val="00FC328B"/>
    <w:rsid w:val="00FC4AAA"/>
    <w:rsid w:val="00FC5B97"/>
    <w:rsid w:val="00FD0112"/>
    <w:rsid w:val="00FD149A"/>
    <w:rsid w:val="00FD30CD"/>
    <w:rsid w:val="00FD34E7"/>
    <w:rsid w:val="00FD5040"/>
    <w:rsid w:val="00FD74FA"/>
    <w:rsid w:val="00FD7801"/>
    <w:rsid w:val="00FD7E19"/>
    <w:rsid w:val="00FE0866"/>
    <w:rsid w:val="00FE150E"/>
    <w:rsid w:val="00FE2B72"/>
    <w:rsid w:val="00FE3179"/>
    <w:rsid w:val="00FE3FEE"/>
    <w:rsid w:val="00FE42F4"/>
    <w:rsid w:val="00FE4A04"/>
    <w:rsid w:val="00FE6494"/>
    <w:rsid w:val="00FE7F43"/>
    <w:rsid w:val="00FF1787"/>
    <w:rsid w:val="00FF1C8D"/>
    <w:rsid w:val="00FF3918"/>
    <w:rsid w:val="00FF615C"/>
    <w:rsid w:val="00FF697E"/>
    <w:rsid w:val="00FF6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31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D76A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C35120"/>
    <w:pPr>
      <w:spacing w:before="40"/>
      <w:ind w:left="346"/>
    </w:pPr>
    <w:rPr>
      <w:rFonts w:ascii="ＭＳ 明朝" w:eastAsia="ＭＳ 明朝" w:hAnsi="ＭＳ 明朝"/>
      <w:sz w:val="24"/>
      <w:szCs w:val="24"/>
    </w:rPr>
  </w:style>
  <w:style w:type="paragraph" w:styleId="a5">
    <w:name w:val="List Paragraph"/>
    <w:basedOn w:val="a"/>
    <w:uiPriority w:val="34"/>
    <w:qFormat/>
    <w:rsid w:val="00C35120"/>
  </w:style>
  <w:style w:type="paragraph" w:customStyle="1" w:styleId="TableParagraph">
    <w:name w:val="Table Paragraph"/>
    <w:basedOn w:val="a"/>
    <w:uiPriority w:val="1"/>
    <w:qFormat/>
    <w:rsid w:val="00C35120"/>
  </w:style>
  <w:style w:type="paragraph" w:styleId="a6">
    <w:name w:val="header"/>
    <w:basedOn w:val="a"/>
    <w:link w:val="a7"/>
    <w:uiPriority w:val="99"/>
    <w:unhideWhenUsed/>
    <w:rsid w:val="00F21E3F"/>
    <w:pPr>
      <w:tabs>
        <w:tab w:val="center" w:pos="4252"/>
        <w:tab w:val="right" w:pos="8504"/>
      </w:tabs>
      <w:snapToGrid w:val="0"/>
    </w:pPr>
  </w:style>
  <w:style w:type="character" w:customStyle="1" w:styleId="a7">
    <w:name w:val="ヘッダー (文字)"/>
    <w:basedOn w:val="a0"/>
    <w:link w:val="a6"/>
    <w:uiPriority w:val="99"/>
    <w:rsid w:val="00F21E3F"/>
  </w:style>
  <w:style w:type="paragraph" w:styleId="a8">
    <w:name w:val="footer"/>
    <w:basedOn w:val="a"/>
    <w:link w:val="a9"/>
    <w:uiPriority w:val="99"/>
    <w:unhideWhenUsed/>
    <w:rsid w:val="00F21E3F"/>
    <w:pPr>
      <w:tabs>
        <w:tab w:val="center" w:pos="4252"/>
        <w:tab w:val="right" w:pos="8504"/>
      </w:tabs>
      <w:snapToGrid w:val="0"/>
    </w:pPr>
  </w:style>
  <w:style w:type="character" w:customStyle="1" w:styleId="a9">
    <w:name w:val="フッター (文字)"/>
    <w:basedOn w:val="a0"/>
    <w:link w:val="a8"/>
    <w:uiPriority w:val="99"/>
    <w:rsid w:val="00F21E3F"/>
  </w:style>
  <w:style w:type="paragraph" w:customStyle="1" w:styleId="Default">
    <w:name w:val="Default"/>
    <w:rsid w:val="00EE3A0C"/>
    <w:pPr>
      <w:autoSpaceDE w:val="0"/>
      <w:autoSpaceDN w:val="0"/>
      <w:adjustRightInd w:val="0"/>
    </w:pPr>
    <w:rPr>
      <w:rFonts w:ascii="ＭＳ 明朝" w:eastAsia="ＭＳ 明朝" w:cs="ＭＳ 明朝"/>
      <w:color w:val="000000"/>
      <w:sz w:val="24"/>
      <w:szCs w:val="24"/>
    </w:rPr>
  </w:style>
  <w:style w:type="character" w:styleId="aa">
    <w:name w:val="annotation reference"/>
    <w:basedOn w:val="a0"/>
    <w:uiPriority w:val="99"/>
    <w:semiHidden/>
    <w:unhideWhenUsed/>
    <w:rsid w:val="001F22C7"/>
    <w:rPr>
      <w:sz w:val="18"/>
      <w:szCs w:val="18"/>
    </w:rPr>
  </w:style>
  <w:style w:type="paragraph" w:styleId="ab">
    <w:name w:val="annotation text"/>
    <w:basedOn w:val="a"/>
    <w:link w:val="ac"/>
    <w:uiPriority w:val="99"/>
    <w:unhideWhenUsed/>
    <w:rsid w:val="009D6FD7"/>
    <w:pPr>
      <w:snapToGrid w:val="0"/>
    </w:pPr>
    <w:rPr>
      <w:rFonts w:ascii="Times New Roman" w:hAnsi="Times New Roman"/>
    </w:rPr>
  </w:style>
  <w:style w:type="character" w:customStyle="1" w:styleId="ac">
    <w:name w:val="コメント文字列 (文字)"/>
    <w:basedOn w:val="a0"/>
    <w:link w:val="ab"/>
    <w:uiPriority w:val="99"/>
    <w:rsid w:val="009D6FD7"/>
    <w:rPr>
      <w:rFonts w:ascii="Times New Roman" w:hAnsi="Times New Roman"/>
    </w:rPr>
  </w:style>
  <w:style w:type="paragraph" w:styleId="ad">
    <w:name w:val="annotation subject"/>
    <w:basedOn w:val="ab"/>
    <w:next w:val="ab"/>
    <w:link w:val="ae"/>
    <w:uiPriority w:val="99"/>
    <w:semiHidden/>
    <w:unhideWhenUsed/>
    <w:rsid w:val="001F22C7"/>
    <w:rPr>
      <w:b/>
      <w:bCs/>
    </w:rPr>
  </w:style>
  <w:style w:type="character" w:customStyle="1" w:styleId="ae">
    <w:name w:val="コメント内容 (文字)"/>
    <w:basedOn w:val="ac"/>
    <w:link w:val="ad"/>
    <w:uiPriority w:val="99"/>
    <w:semiHidden/>
    <w:rsid w:val="001F22C7"/>
    <w:rPr>
      <w:rFonts w:ascii="Times New Roman" w:hAnsi="Times New Roman"/>
      <w:b/>
      <w:bCs/>
    </w:rPr>
  </w:style>
  <w:style w:type="paragraph" w:styleId="af">
    <w:name w:val="Balloon Text"/>
    <w:basedOn w:val="a"/>
    <w:link w:val="af0"/>
    <w:uiPriority w:val="99"/>
    <w:semiHidden/>
    <w:unhideWhenUsed/>
    <w:rsid w:val="001F22C7"/>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1F22C7"/>
    <w:rPr>
      <w:rFonts w:asciiTheme="majorHAnsi" w:eastAsiaTheme="majorEastAsia" w:hAnsiTheme="majorHAnsi" w:cstheme="majorBidi"/>
      <w:sz w:val="18"/>
      <w:szCs w:val="18"/>
    </w:rPr>
  </w:style>
  <w:style w:type="paragraph" w:styleId="af1">
    <w:name w:val="Revision"/>
    <w:hidden/>
    <w:uiPriority w:val="99"/>
    <w:semiHidden/>
    <w:rsid w:val="00176346"/>
    <w:pPr>
      <w:widowControl/>
    </w:pPr>
  </w:style>
  <w:style w:type="character" w:styleId="af2">
    <w:name w:val="line number"/>
    <w:basedOn w:val="a0"/>
    <w:uiPriority w:val="99"/>
    <w:semiHidden/>
    <w:unhideWhenUsed/>
    <w:rsid w:val="004925E1"/>
  </w:style>
  <w:style w:type="paragraph" w:customStyle="1" w:styleId="1">
    <w:name w:val="コメント文字列1"/>
    <w:basedOn w:val="a"/>
    <w:next w:val="ab"/>
    <w:uiPriority w:val="99"/>
    <w:unhideWhenUsed/>
    <w:rsid w:val="008A704C"/>
    <w:rPr>
      <w:kern w:val="2"/>
      <w:sz w:val="21"/>
      <w:lang w:eastAsia="ja-JP"/>
    </w:rPr>
  </w:style>
  <w:style w:type="character" w:customStyle="1" w:styleId="a4">
    <w:name w:val="本文 (文字)"/>
    <w:basedOn w:val="a0"/>
    <w:link w:val="a3"/>
    <w:uiPriority w:val="1"/>
    <w:rsid w:val="00C7681E"/>
    <w:rPr>
      <w:rFonts w:ascii="ＭＳ 明朝" w:eastAsia="ＭＳ 明朝" w:hAnsi="ＭＳ 明朝"/>
      <w:sz w:val="24"/>
      <w:szCs w:val="24"/>
    </w:rPr>
  </w:style>
  <w:style w:type="table" w:styleId="af3">
    <w:name w:val="Table Grid"/>
    <w:basedOn w:val="a1"/>
    <w:uiPriority w:val="39"/>
    <w:rsid w:val="006C18F3"/>
    <w:pPr>
      <w:widowControl/>
    </w:pPr>
    <w:rPr>
      <w:kern w:val="2"/>
      <w:sz w:val="21"/>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te Heading"/>
    <w:basedOn w:val="a"/>
    <w:next w:val="a"/>
    <w:link w:val="af5"/>
    <w:uiPriority w:val="99"/>
    <w:unhideWhenUsed/>
    <w:rsid w:val="001D742C"/>
    <w:pPr>
      <w:jc w:val="center"/>
    </w:pPr>
    <w:rPr>
      <w:rFonts w:ascii="Arial" w:eastAsia="ＭＳ ゴシック" w:hAnsi="Arial" w:cs="Arial"/>
      <w:lang w:eastAsia="ja-JP"/>
    </w:rPr>
  </w:style>
  <w:style w:type="character" w:customStyle="1" w:styleId="af5">
    <w:name w:val="記 (文字)"/>
    <w:basedOn w:val="a0"/>
    <w:link w:val="af4"/>
    <w:uiPriority w:val="99"/>
    <w:rsid w:val="001D742C"/>
    <w:rPr>
      <w:rFonts w:ascii="Arial" w:eastAsia="ＭＳ ゴシック" w:hAnsi="Arial" w:cs="Arial"/>
      <w:lang w:eastAsia="ja-JP"/>
    </w:rPr>
  </w:style>
  <w:style w:type="paragraph" w:styleId="af6">
    <w:name w:val="Closing"/>
    <w:basedOn w:val="a"/>
    <w:link w:val="af7"/>
    <w:uiPriority w:val="99"/>
    <w:unhideWhenUsed/>
    <w:rsid w:val="001D742C"/>
    <w:pPr>
      <w:jc w:val="right"/>
    </w:pPr>
    <w:rPr>
      <w:rFonts w:ascii="Arial" w:eastAsia="ＭＳ ゴシック" w:hAnsi="Arial" w:cs="Arial"/>
      <w:lang w:eastAsia="ja-JP"/>
    </w:rPr>
  </w:style>
  <w:style w:type="character" w:customStyle="1" w:styleId="af7">
    <w:name w:val="結語 (文字)"/>
    <w:basedOn w:val="a0"/>
    <w:link w:val="af6"/>
    <w:uiPriority w:val="99"/>
    <w:rsid w:val="001D742C"/>
    <w:rPr>
      <w:rFonts w:ascii="Arial" w:eastAsia="ＭＳ ゴシック" w:hAnsi="Arial" w:cs="Arial"/>
      <w:lang w:eastAsia="ja-JP"/>
    </w:rPr>
  </w:style>
  <w:style w:type="paragraph" w:styleId="af8">
    <w:name w:val="Date"/>
    <w:basedOn w:val="a"/>
    <w:next w:val="a"/>
    <w:link w:val="af9"/>
    <w:uiPriority w:val="99"/>
    <w:semiHidden/>
    <w:unhideWhenUsed/>
    <w:rsid w:val="006A0DDA"/>
  </w:style>
  <w:style w:type="character" w:customStyle="1" w:styleId="af9">
    <w:name w:val="日付 (文字)"/>
    <w:basedOn w:val="a0"/>
    <w:link w:val="af8"/>
    <w:uiPriority w:val="99"/>
    <w:semiHidden/>
    <w:rsid w:val="006A0DDA"/>
  </w:style>
  <w:style w:type="character" w:styleId="afa">
    <w:name w:val="Hyperlink"/>
    <w:basedOn w:val="a0"/>
    <w:uiPriority w:val="99"/>
    <w:unhideWhenUsed/>
    <w:rsid w:val="009B7AA3"/>
    <w:rPr>
      <w:color w:val="0000FF" w:themeColor="hyperlink"/>
      <w:u w:val="single"/>
    </w:rPr>
  </w:style>
  <w:style w:type="character" w:customStyle="1" w:styleId="cm">
    <w:name w:val="cm"/>
    <w:basedOn w:val="a0"/>
    <w:rsid w:val="00B26FE1"/>
  </w:style>
  <w:style w:type="character" w:customStyle="1" w:styleId="p1">
    <w:name w:val="p1"/>
    <w:basedOn w:val="a0"/>
    <w:rsid w:val="00B26FE1"/>
  </w:style>
  <w:style w:type="paragraph" w:customStyle="1" w:styleId="p">
    <w:name w:val="p"/>
    <w:basedOn w:val="a"/>
    <w:rsid w:val="00D84E93"/>
    <w:pPr>
      <w:widowControl/>
      <w:spacing w:before="100" w:beforeAutospacing="1" w:after="100" w:afterAutospacing="1"/>
    </w:pPr>
    <w:rPr>
      <w:rFonts w:ascii="ＭＳ Ｐゴシック" w:eastAsia="ＭＳ Ｐゴシック" w:hAnsi="ＭＳ Ｐゴシック" w:cs="ＭＳ Ｐゴシック"/>
      <w:sz w:val="24"/>
      <w:szCs w:val="24"/>
      <w:lang w:eastAsia="ja-JP"/>
    </w:rPr>
  </w:style>
  <w:style w:type="table" w:customStyle="1" w:styleId="TableNormal1">
    <w:name w:val="Table Normal1"/>
    <w:uiPriority w:val="2"/>
    <w:semiHidden/>
    <w:unhideWhenUsed/>
    <w:qFormat/>
    <w:rsid w:val="00BF76C2"/>
    <w:tblPr>
      <w:tblInd w:w="0" w:type="dxa"/>
      <w:tblCellMar>
        <w:top w:w="0" w:type="dxa"/>
        <w:left w:w="0" w:type="dxa"/>
        <w:bottom w:w="0" w:type="dxa"/>
        <w:right w:w="0" w:type="dxa"/>
      </w:tblCellMar>
    </w:tblPr>
  </w:style>
  <w:style w:type="paragraph" w:styleId="afb">
    <w:name w:val="No Spacing"/>
    <w:uiPriority w:val="1"/>
    <w:qFormat/>
    <w:rsid w:val="00D76434"/>
    <w:pPr>
      <w:widowControl/>
    </w:pPr>
    <w:rPr>
      <w:kern w:val="2"/>
      <w:sz w:val="21"/>
      <w:lang w:eastAsia="ja-JP"/>
      <w14:ligatures w14:val="standardContextual"/>
    </w:rPr>
  </w:style>
  <w:style w:type="character" w:styleId="afc">
    <w:name w:val="Unresolved Mention"/>
    <w:basedOn w:val="a0"/>
    <w:uiPriority w:val="99"/>
    <w:semiHidden/>
    <w:unhideWhenUsed/>
    <w:rsid w:val="009E5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458377">
      <w:bodyDiv w:val="1"/>
      <w:marLeft w:val="0"/>
      <w:marRight w:val="0"/>
      <w:marTop w:val="0"/>
      <w:marBottom w:val="0"/>
      <w:divBdr>
        <w:top w:val="none" w:sz="0" w:space="0" w:color="auto"/>
        <w:left w:val="none" w:sz="0" w:space="0" w:color="auto"/>
        <w:bottom w:val="none" w:sz="0" w:space="0" w:color="auto"/>
        <w:right w:val="none" w:sz="0" w:space="0" w:color="auto"/>
      </w:divBdr>
    </w:div>
    <w:div w:id="151796934">
      <w:bodyDiv w:val="1"/>
      <w:marLeft w:val="0"/>
      <w:marRight w:val="0"/>
      <w:marTop w:val="0"/>
      <w:marBottom w:val="0"/>
      <w:divBdr>
        <w:top w:val="none" w:sz="0" w:space="0" w:color="auto"/>
        <w:left w:val="none" w:sz="0" w:space="0" w:color="auto"/>
        <w:bottom w:val="none" w:sz="0" w:space="0" w:color="auto"/>
        <w:right w:val="none" w:sz="0" w:space="0" w:color="auto"/>
      </w:divBdr>
    </w:div>
    <w:div w:id="223413056">
      <w:bodyDiv w:val="1"/>
      <w:marLeft w:val="0"/>
      <w:marRight w:val="0"/>
      <w:marTop w:val="0"/>
      <w:marBottom w:val="0"/>
      <w:divBdr>
        <w:top w:val="none" w:sz="0" w:space="0" w:color="auto"/>
        <w:left w:val="none" w:sz="0" w:space="0" w:color="auto"/>
        <w:bottom w:val="none" w:sz="0" w:space="0" w:color="auto"/>
        <w:right w:val="none" w:sz="0" w:space="0" w:color="auto"/>
      </w:divBdr>
    </w:div>
    <w:div w:id="260143292">
      <w:bodyDiv w:val="1"/>
      <w:marLeft w:val="0"/>
      <w:marRight w:val="0"/>
      <w:marTop w:val="0"/>
      <w:marBottom w:val="0"/>
      <w:divBdr>
        <w:top w:val="none" w:sz="0" w:space="0" w:color="auto"/>
        <w:left w:val="none" w:sz="0" w:space="0" w:color="auto"/>
        <w:bottom w:val="none" w:sz="0" w:space="0" w:color="auto"/>
        <w:right w:val="none" w:sz="0" w:space="0" w:color="auto"/>
      </w:divBdr>
    </w:div>
    <w:div w:id="512257511">
      <w:bodyDiv w:val="1"/>
      <w:marLeft w:val="0"/>
      <w:marRight w:val="0"/>
      <w:marTop w:val="0"/>
      <w:marBottom w:val="0"/>
      <w:divBdr>
        <w:top w:val="none" w:sz="0" w:space="0" w:color="auto"/>
        <w:left w:val="none" w:sz="0" w:space="0" w:color="auto"/>
        <w:bottom w:val="none" w:sz="0" w:space="0" w:color="auto"/>
        <w:right w:val="none" w:sz="0" w:space="0" w:color="auto"/>
      </w:divBdr>
    </w:div>
    <w:div w:id="521360433">
      <w:bodyDiv w:val="1"/>
      <w:marLeft w:val="0"/>
      <w:marRight w:val="0"/>
      <w:marTop w:val="0"/>
      <w:marBottom w:val="0"/>
      <w:divBdr>
        <w:top w:val="none" w:sz="0" w:space="0" w:color="auto"/>
        <w:left w:val="none" w:sz="0" w:space="0" w:color="auto"/>
        <w:bottom w:val="none" w:sz="0" w:space="0" w:color="auto"/>
        <w:right w:val="none" w:sz="0" w:space="0" w:color="auto"/>
      </w:divBdr>
    </w:div>
    <w:div w:id="593048892">
      <w:bodyDiv w:val="1"/>
      <w:marLeft w:val="0"/>
      <w:marRight w:val="0"/>
      <w:marTop w:val="0"/>
      <w:marBottom w:val="0"/>
      <w:divBdr>
        <w:top w:val="none" w:sz="0" w:space="0" w:color="auto"/>
        <w:left w:val="none" w:sz="0" w:space="0" w:color="auto"/>
        <w:bottom w:val="none" w:sz="0" w:space="0" w:color="auto"/>
        <w:right w:val="none" w:sz="0" w:space="0" w:color="auto"/>
      </w:divBdr>
    </w:div>
    <w:div w:id="655190519">
      <w:bodyDiv w:val="1"/>
      <w:marLeft w:val="0"/>
      <w:marRight w:val="0"/>
      <w:marTop w:val="0"/>
      <w:marBottom w:val="0"/>
      <w:divBdr>
        <w:top w:val="none" w:sz="0" w:space="0" w:color="auto"/>
        <w:left w:val="none" w:sz="0" w:space="0" w:color="auto"/>
        <w:bottom w:val="none" w:sz="0" w:space="0" w:color="auto"/>
        <w:right w:val="none" w:sz="0" w:space="0" w:color="auto"/>
      </w:divBdr>
    </w:div>
    <w:div w:id="1265068859">
      <w:bodyDiv w:val="1"/>
      <w:marLeft w:val="0"/>
      <w:marRight w:val="0"/>
      <w:marTop w:val="0"/>
      <w:marBottom w:val="0"/>
      <w:divBdr>
        <w:top w:val="none" w:sz="0" w:space="0" w:color="auto"/>
        <w:left w:val="none" w:sz="0" w:space="0" w:color="auto"/>
        <w:bottom w:val="none" w:sz="0" w:space="0" w:color="auto"/>
        <w:right w:val="none" w:sz="0" w:space="0" w:color="auto"/>
      </w:divBdr>
    </w:div>
    <w:div w:id="1342046749">
      <w:bodyDiv w:val="1"/>
      <w:marLeft w:val="0"/>
      <w:marRight w:val="0"/>
      <w:marTop w:val="0"/>
      <w:marBottom w:val="0"/>
      <w:divBdr>
        <w:top w:val="none" w:sz="0" w:space="0" w:color="auto"/>
        <w:left w:val="none" w:sz="0" w:space="0" w:color="auto"/>
        <w:bottom w:val="none" w:sz="0" w:space="0" w:color="auto"/>
        <w:right w:val="none" w:sz="0" w:space="0" w:color="auto"/>
      </w:divBdr>
    </w:div>
    <w:div w:id="1387488088">
      <w:bodyDiv w:val="1"/>
      <w:marLeft w:val="0"/>
      <w:marRight w:val="0"/>
      <w:marTop w:val="0"/>
      <w:marBottom w:val="0"/>
      <w:divBdr>
        <w:top w:val="none" w:sz="0" w:space="0" w:color="auto"/>
        <w:left w:val="none" w:sz="0" w:space="0" w:color="auto"/>
        <w:bottom w:val="none" w:sz="0" w:space="0" w:color="auto"/>
        <w:right w:val="none" w:sz="0" w:space="0" w:color="auto"/>
      </w:divBdr>
      <w:divsChild>
        <w:div w:id="1030960491">
          <w:marLeft w:val="0"/>
          <w:marRight w:val="0"/>
          <w:marTop w:val="0"/>
          <w:marBottom w:val="0"/>
          <w:divBdr>
            <w:top w:val="none" w:sz="0" w:space="0" w:color="auto"/>
            <w:left w:val="none" w:sz="0" w:space="0" w:color="auto"/>
            <w:bottom w:val="none" w:sz="0" w:space="0" w:color="auto"/>
            <w:right w:val="none" w:sz="0" w:space="0" w:color="auto"/>
          </w:divBdr>
          <w:divsChild>
            <w:div w:id="1993094336">
              <w:marLeft w:val="0"/>
              <w:marRight w:val="0"/>
              <w:marTop w:val="0"/>
              <w:marBottom w:val="0"/>
              <w:divBdr>
                <w:top w:val="none" w:sz="0" w:space="0" w:color="auto"/>
                <w:left w:val="none" w:sz="0" w:space="0" w:color="auto"/>
                <w:bottom w:val="none" w:sz="0" w:space="0" w:color="auto"/>
                <w:right w:val="none" w:sz="0" w:space="0" w:color="auto"/>
              </w:divBdr>
              <w:divsChild>
                <w:div w:id="334841070">
                  <w:marLeft w:val="0"/>
                  <w:marRight w:val="0"/>
                  <w:marTop w:val="0"/>
                  <w:marBottom w:val="0"/>
                  <w:divBdr>
                    <w:top w:val="none" w:sz="0" w:space="0" w:color="auto"/>
                    <w:left w:val="none" w:sz="0" w:space="0" w:color="auto"/>
                    <w:bottom w:val="none" w:sz="0" w:space="0" w:color="auto"/>
                    <w:right w:val="none" w:sz="0" w:space="0" w:color="auto"/>
                  </w:divBdr>
                  <w:divsChild>
                    <w:div w:id="1367951749">
                      <w:marLeft w:val="0"/>
                      <w:marRight w:val="0"/>
                      <w:marTop w:val="0"/>
                      <w:marBottom w:val="0"/>
                      <w:divBdr>
                        <w:top w:val="none" w:sz="0" w:space="0" w:color="auto"/>
                        <w:left w:val="none" w:sz="0" w:space="0" w:color="auto"/>
                        <w:bottom w:val="none" w:sz="0" w:space="0" w:color="auto"/>
                        <w:right w:val="none" w:sz="0" w:space="0" w:color="auto"/>
                      </w:divBdr>
                      <w:divsChild>
                        <w:div w:id="2020155586">
                          <w:marLeft w:val="0"/>
                          <w:marRight w:val="0"/>
                          <w:marTop w:val="0"/>
                          <w:marBottom w:val="0"/>
                          <w:divBdr>
                            <w:top w:val="none" w:sz="0" w:space="0" w:color="auto"/>
                            <w:left w:val="none" w:sz="0" w:space="0" w:color="auto"/>
                            <w:bottom w:val="none" w:sz="0" w:space="0" w:color="auto"/>
                            <w:right w:val="none" w:sz="0" w:space="0" w:color="auto"/>
                          </w:divBdr>
                          <w:divsChild>
                            <w:div w:id="1531793603">
                              <w:marLeft w:val="0"/>
                              <w:marRight w:val="0"/>
                              <w:marTop w:val="0"/>
                              <w:marBottom w:val="0"/>
                              <w:divBdr>
                                <w:top w:val="none" w:sz="0" w:space="0" w:color="auto"/>
                                <w:left w:val="none" w:sz="0" w:space="0" w:color="auto"/>
                                <w:bottom w:val="none" w:sz="0" w:space="0" w:color="auto"/>
                                <w:right w:val="none" w:sz="0" w:space="0" w:color="auto"/>
                              </w:divBdr>
                              <w:divsChild>
                                <w:div w:id="977419724">
                                  <w:marLeft w:val="0"/>
                                  <w:marRight w:val="0"/>
                                  <w:marTop w:val="0"/>
                                  <w:marBottom w:val="0"/>
                                  <w:divBdr>
                                    <w:top w:val="none" w:sz="0" w:space="0" w:color="auto"/>
                                    <w:left w:val="none" w:sz="0" w:space="0" w:color="auto"/>
                                    <w:bottom w:val="none" w:sz="0" w:space="0" w:color="auto"/>
                                    <w:right w:val="none" w:sz="0" w:space="0" w:color="auto"/>
                                  </w:divBdr>
                                  <w:divsChild>
                                    <w:div w:id="785780999">
                                      <w:marLeft w:val="0"/>
                                      <w:marRight w:val="0"/>
                                      <w:marTop w:val="0"/>
                                      <w:marBottom w:val="0"/>
                                      <w:divBdr>
                                        <w:top w:val="none" w:sz="0" w:space="0" w:color="auto"/>
                                        <w:left w:val="none" w:sz="0" w:space="0" w:color="auto"/>
                                        <w:bottom w:val="none" w:sz="0" w:space="0" w:color="auto"/>
                                        <w:right w:val="none" w:sz="0" w:space="0" w:color="auto"/>
                                      </w:divBdr>
                                      <w:divsChild>
                                        <w:div w:id="1175539679">
                                          <w:marLeft w:val="0"/>
                                          <w:marRight w:val="0"/>
                                          <w:marTop w:val="0"/>
                                          <w:marBottom w:val="0"/>
                                          <w:divBdr>
                                            <w:top w:val="none" w:sz="0" w:space="0" w:color="auto"/>
                                            <w:left w:val="none" w:sz="0" w:space="0" w:color="auto"/>
                                            <w:bottom w:val="none" w:sz="0" w:space="0" w:color="auto"/>
                                            <w:right w:val="none" w:sz="0" w:space="0" w:color="auto"/>
                                          </w:divBdr>
                                          <w:divsChild>
                                            <w:div w:id="1398746834">
                                              <w:marLeft w:val="0"/>
                                              <w:marRight w:val="0"/>
                                              <w:marTop w:val="0"/>
                                              <w:marBottom w:val="0"/>
                                              <w:divBdr>
                                                <w:top w:val="none" w:sz="0" w:space="0" w:color="auto"/>
                                                <w:left w:val="none" w:sz="0" w:space="0" w:color="auto"/>
                                                <w:bottom w:val="none" w:sz="0" w:space="0" w:color="auto"/>
                                                <w:right w:val="none" w:sz="0" w:space="0" w:color="auto"/>
                                              </w:divBdr>
                                            </w:div>
                                          </w:divsChild>
                                        </w:div>
                                        <w:div w:id="1963655751">
                                          <w:marLeft w:val="0"/>
                                          <w:marRight w:val="0"/>
                                          <w:marTop w:val="0"/>
                                          <w:marBottom w:val="0"/>
                                          <w:divBdr>
                                            <w:top w:val="none" w:sz="0" w:space="0" w:color="auto"/>
                                            <w:left w:val="none" w:sz="0" w:space="0" w:color="auto"/>
                                            <w:bottom w:val="none" w:sz="0" w:space="0" w:color="auto"/>
                                            <w:right w:val="none" w:sz="0" w:space="0" w:color="auto"/>
                                          </w:divBdr>
                                          <w:divsChild>
                                            <w:div w:id="7374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810409">
      <w:bodyDiv w:val="1"/>
      <w:marLeft w:val="0"/>
      <w:marRight w:val="0"/>
      <w:marTop w:val="0"/>
      <w:marBottom w:val="0"/>
      <w:divBdr>
        <w:top w:val="none" w:sz="0" w:space="0" w:color="auto"/>
        <w:left w:val="none" w:sz="0" w:space="0" w:color="auto"/>
        <w:bottom w:val="none" w:sz="0" w:space="0" w:color="auto"/>
        <w:right w:val="none" w:sz="0" w:space="0" w:color="auto"/>
      </w:divBdr>
      <w:divsChild>
        <w:div w:id="2048137090">
          <w:marLeft w:val="0"/>
          <w:marRight w:val="0"/>
          <w:marTop w:val="0"/>
          <w:marBottom w:val="0"/>
          <w:divBdr>
            <w:top w:val="none" w:sz="0" w:space="0" w:color="auto"/>
            <w:left w:val="none" w:sz="0" w:space="0" w:color="auto"/>
            <w:bottom w:val="none" w:sz="0" w:space="0" w:color="auto"/>
            <w:right w:val="none" w:sz="0" w:space="0" w:color="auto"/>
          </w:divBdr>
          <w:divsChild>
            <w:div w:id="285359355">
              <w:marLeft w:val="0"/>
              <w:marRight w:val="0"/>
              <w:marTop w:val="0"/>
              <w:marBottom w:val="0"/>
              <w:divBdr>
                <w:top w:val="none" w:sz="0" w:space="0" w:color="auto"/>
                <w:left w:val="none" w:sz="0" w:space="0" w:color="auto"/>
                <w:bottom w:val="none" w:sz="0" w:space="0" w:color="auto"/>
                <w:right w:val="none" w:sz="0" w:space="0" w:color="auto"/>
              </w:divBdr>
              <w:divsChild>
                <w:div w:id="317811943">
                  <w:marLeft w:val="0"/>
                  <w:marRight w:val="0"/>
                  <w:marTop w:val="0"/>
                  <w:marBottom w:val="0"/>
                  <w:divBdr>
                    <w:top w:val="none" w:sz="0" w:space="0" w:color="auto"/>
                    <w:left w:val="none" w:sz="0" w:space="0" w:color="auto"/>
                    <w:bottom w:val="none" w:sz="0" w:space="0" w:color="auto"/>
                    <w:right w:val="none" w:sz="0" w:space="0" w:color="auto"/>
                  </w:divBdr>
                  <w:divsChild>
                    <w:div w:id="322970443">
                      <w:marLeft w:val="0"/>
                      <w:marRight w:val="0"/>
                      <w:marTop w:val="0"/>
                      <w:marBottom w:val="0"/>
                      <w:divBdr>
                        <w:top w:val="none" w:sz="0" w:space="0" w:color="auto"/>
                        <w:left w:val="none" w:sz="0" w:space="0" w:color="auto"/>
                        <w:bottom w:val="none" w:sz="0" w:space="0" w:color="auto"/>
                        <w:right w:val="none" w:sz="0" w:space="0" w:color="auto"/>
                      </w:divBdr>
                      <w:divsChild>
                        <w:div w:id="1620451157">
                          <w:marLeft w:val="0"/>
                          <w:marRight w:val="0"/>
                          <w:marTop w:val="0"/>
                          <w:marBottom w:val="0"/>
                          <w:divBdr>
                            <w:top w:val="none" w:sz="0" w:space="0" w:color="auto"/>
                            <w:left w:val="none" w:sz="0" w:space="0" w:color="auto"/>
                            <w:bottom w:val="none" w:sz="0" w:space="0" w:color="auto"/>
                            <w:right w:val="none" w:sz="0" w:space="0" w:color="auto"/>
                          </w:divBdr>
                          <w:divsChild>
                            <w:div w:id="1232543405">
                              <w:marLeft w:val="0"/>
                              <w:marRight w:val="0"/>
                              <w:marTop w:val="0"/>
                              <w:marBottom w:val="0"/>
                              <w:divBdr>
                                <w:top w:val="none" w:sz="0" w:space="0" w:color="auto"/>
                                <w:left w:val="none" w:sz="0" w:space="0" w:color="auto"/>
                                <w:bottom w:val="none" w:sz="0" w:space="0" w:color="auto"/>
                                <w:right w:val="none" w:sz="0" w:space="0" w:color="auto"/>
                              </w:divBdr>
                              <w:divsChild>
                                <w:div w:id="1274900710">
                                  <w:marLeft w:val="0"/>
                                  <w:marRight w:val="0"/>
                                  <w:marTop w:val="0"/>
                                  <w:marBottom w:val="0"/>
                                  <w:divBdr>
                                    <w:top w:val="none" w:sz="0" w:space="0" w:color="auto"/>
                                    <w:left w:val="none" w:sz="0" w:space="0" w:color="auto"/>
                                    <w:bottom w:val="none" w:sz="0" w:space="0" w:color="auto"/>
                                    <w:right w:val="none" w:sz="0" w:space="0" w:color="auto"/>
                                  </w:divBdr>
                                  <w:divsChild>
                                    <w:div w:id="1664968540">
                                      <w:marLeft w:val="0"/>
                                      <w:marRight w:val="0"/>
                                      <w:marTop w:val="0"/>
                                      <w:marBottom w:val="0"/>
                                      <w:divBdr>
                                        <w:top w:val="none" w:sz="0" w:space="0" w:color="auto"/>
                                        <w:left w:val="none" w:sz="0" w:space="0" w:color="auto"/>
                                        <w:bottom w:val="none" w:sz="0" w:space="0" w:color="auto"/>
                                        <w:right w:val="none" w:sz="0" w:space="0" w:color="auto"/>
                                      </w:divBdr>
                                      <w:divsChild>
                                        <w:div w:id="441654723">
                                          <w:marLeft w:val="0"/>
                                          <w:marRight w:val="0"/>
                                          <w:marTop w:val="0"/>
                                          <w:marBottom w:val="0"/>
                                          <w:divBdr>
                                            <w:top w:val="none" w:sz="0" w:space="0" w:color="auto"/>
                                            <w:left w:val="none" w:sz="0" w:space="0" w:color="auto"/>
                                            <w:bottom w:val="none" w:sz="0" w:space="0" w:color="auto"/>
                                            <w:right w:val="none" w:sz="0" w:space="0" w:color="auto"/>
                                          </w:divBdr>
                                          <w:divsChild>
                                            <w:div w:id="6963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488479">
      <w:bodyDiv w:val="1"/>
      <w:marLeft w:val="0"/>
      <w:marRight w:val="0"/>
      <w:marTop w:val="0"/>
      <w:marBottom w:val="0"/>
      <w:divBdr>
        <w:top w:val="none" w:sz="0" w:space="0" w:color="auto"/>
        <w:left w:val="none" w:sz="0" w:space="0" w:color="auto"/>
        <w:bottom w:val="none" w:sz="0" w:space="0" w:color="auto"/>
        <w:right w:val="none" w:sz="0" w:space="0" w:color="auto"/>
      </w:divBdr>
      <w:divsChild>
        <w:div w:id="214121392">
          <w:marLeft w:val="0"/>
          <w:marRight w:val="0"/>
          <w:marTop w:val="0"/>
          <w:marBottom w:val="0"/>
          <w:divBdr>
            <w:top w:val="none" w:sz="0" w:space="0" w:color="auto"/>
            <w:left w:val="none" w:sz="0" w:space="0" w:color="auto"/>
            <w:bottom w:val="none" w:sz="0" w:space="0" w:color="auto"/>
            <w:right w:val="none" w:sz="0" w:space="0" w:color="auto"/>
          </w:divBdr>
          <w:divsChild>
            <w:div w:id="543715096">
              <w:marLeft w:val="0"/>
              <w:marRight w:val="0"/>
              <w:marTop w:val="0"/>
              <w:marBottom w:val="0"/>
              <w:divBdr>
                <w:top w:val="none" w:sz="0" w:space="0" w:color="auto"/>
                <w:left w:val="none" w:sz="0" w:space="0" w:color="auto"/>
                <w:bottom w:val="none" w:sz="0" w:space="0" w:color="auto"/>
                <w:right w:val="none" w:sz="0" w:space="0" w:color="auto"/>
              </w:divBdr>
              <w:divsChild>
                <w:div w:id="162553426">
                  <w:marLeft w:val="0"/>
                  <w:marRight w:val="0"/>
                  <w:marTop w:val="0"/>
                  <w:marBottom w:val="0"/>
                  <w:divBdr>
                    <w:top w:val="none" w:sz="0" w:space="0" w:color="auto"/>
                    <w:left w:val="none" w:sz="0" w:space="0" w:color="auto"/>
                    <w:bottom w:val="none" w:sz="0" w:space="0" w:color="auto"/>
                    <w:right w:val="none" w:sz="0" w:space="0" w:color="auto"/>
                  </w:divBdr>
                  <w:divsChild>
                    <w:div w:id="316764845">
                      <w:marLeft w:val="0"/>
                      <w:marRight w:val="0"/>
                      <w:marTop w:val="0"/>
                      <w:marBottom w:val="0"/>
                      <w:divBdr>
                        <w:top w:val="none" w:sz="0" w:space="0" w:color="auto"/>
                        <w:left w:val="none" w:sz="0" w:space="0" w:color="auto"/>
                        <w:bottom w:val="none" w:sz="0" w:space="0" w:color="auto"/>
                        <w:right w:val="none" w:sz="0" w:space="0" w:color="auto"/>
                      </w:divBdr>
                      <w:divsChild>
                        <w:div w:id="819542447">
                          <w:marLeft w:val="0"/>
                          <w:marRight w:val="0"/>
                          <w:marTop w:val="0"/>
                          <w:marBottom w:val="0"/>
                          <w:divBdr>
                            <w:top w:val="none" w:sz="0" w:space="0" w:color="auto"/>
                            <w:left w:val="none" w:sz="0" w:space="0" w:color="auto"/>
                            <w:bottom w:val="none" w:sz="0" w:space="0" w:color="auto"/>
                            <w:right w:val="none" w:sz="0" w:space="0" w:color="auto"/>
                          </w:divBdr>
                          <w:divsChild>
                            <w:div w:id="697194019">
                              <w:marLeft w:val="0"/>
                              <w:marRight w:val="0"/>
                              <w:marTop w:val="0"/>
                              <w:marBottom w:val="0"/>
                              <w:divBdr>
                                <w:top w:val="none" w:sz="0" w:space="0" w:color="auto"/>
                                <w:left w:val="none" w:sz="0" w:space="0" w:color="auto"/>
                                <w:bottom w:val="none" w:sz="0" w:space="0" w:color="auto"/>
                                <w:right w:val="none" w:sz="0" w:space="0" w:color="auto"/>
                              </w:divBdr>
                              <w:divsChild>
                                <w:div w:id="1786189026">
                                  <w:marLeft w:val="0"/>
                                  <w:marRight w:val="0"/>
                                  <w:marTop w:val="0"/>
                                  <w:marBottom w:val="0"/>
                                  <w:divBdr>
                                    <w:top w:val="none" w:sz="0" w:space="0" w:color="auto"/>
                                    <w:left w:val="none" w:sz="0" w:space="0" w:color="auto"/>
                                    <w:bottom w:val="none" w:sz="0" w:space="0" w:color="auto"/>
                                    <w:right w:val="none" w:sz="0" w:space="0" w:color="auto"/>
                                  </w:divBdr>
                                  <w:divsChild>
                                    <w:div w:id="497503013">
                                      <w:marLeft w:val="0"/>
                                      <w:marRight w:val="0"/>
                                      <w:marTop w:val="0"/>
                                      <w:marBottom w:val="0"/>
                                      <w:divBdr>
                                        <w:top w:val="none" w:sz="0" w:space="0" w:color="auto"/>
                                        <w:left w:val="none" w:sz="0" w:space="0" w:color="auto"/>
                                        <w:bottom w:val="none" w:sz="0" w:space="0" w:color="auto"/>
                                        <w:right w:val="none" w:sz="0" w:space="0" w:color="auto"/>
                                      </w:divBdr>
                                      <w:divsChild>
                                        <w:div w:id="517426065">
                                          <w:marLeft w:val="0"/>
                                          <w:marRight w:val="0"/>
                                          <w:marTop w:val="0"/>
                                          <w:marBottom w:val="0"/>
                                          <w:divBdr>
                                            <w:top w:val="none" w:sz="0" w:space="0" w:color="auto"/>
                                            <w:left w:val="none" w:sz="0" w:space="0" w:color="auto"/>
                                            <w:bottom w:val="none" w:sz="0" w:space="0" w:color="auto"/>
                                            <w:right w:val="none" w:sz="0" w:space="0" w:color="auto"/>
                                          </w:divBdr>
                                          <w:divsChild>
                                            <w:div w:id="14311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522470">
      <w:bodyDiv w:val="1"/>
      <w:marLeft w:val="0"/>
      <w:marRight w:val="0"/>
      <w:marTop w:val="0"/>
      <w:marBottom w:val="0"/>
      <w:divBdr>
        <w:top w:val="none" w:sz="0" w:space="0" w:color="auto"/>
        <w:left w:val="none" w:sz="0" w:space="0" w:color="auto"/>
        <w:bottom w:val="none" w:sz="0" w:space="0" w:color="auto"/>
        <w:right w:val="none" w:sz="0" w:space="0" w:color="auto"/>
      </w:divBdr>
      <w:divsChild>
        <w:div w:id="62684916">
          <w:marLeft w:val="1267"/>
          <w:marRight w:val="0"/>
          <w:marTop w:val="0"/>
          <w:marBottom w:val="0"/>
          <w:divBdr>
            <w:top w:val="none" w:sz="0" w:space="0" w:color="auto"/>
            <w:left w:val="none" w:sz="0" w:space="0" w:color="auto"/>
            <w:bottom w:val="none" w:sz="0" w:space="0" w:color="auto"/>
            <w:right w:val="none" w:sz="0" w:space="0" w:color="auto"/>
          </w:divBdr>
        </w:div>
        <w:div w:id="994256446">
          <w:marLeft w:val="126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567</Words>
  <Characters>3237</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2026-09-14T07:07:00Z</dcterms:created>
  <dcterms:modified xsi:type="dcterms:W3CDTF">2026-10-13T08:03:00Z</dcterms:modified>
</cp:coreProperties>
</file>